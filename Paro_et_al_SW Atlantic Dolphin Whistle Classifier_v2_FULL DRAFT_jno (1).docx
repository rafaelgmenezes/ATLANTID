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F4C9" w14:textId="68A3C159" w:rsidR="00F53630" w:rsidRPr="00F53630" w:rsidRDefault="00DD5490" w:rsidP="00DD5490">
      <w:pPr>
        <w:spacing w:line="360" w:lineRule="auto"/>
        <w:jc w:val="center"/>
        <w:rPr>
          <w:rFonts w:ascii="Arial" w:hAnsi="Arial" w:cs="Arial"/>
          <w:b/>
          <w:bCs/>
          <w:sz w:val="28"/>
          <w:szCs w:val="28"/>
          <w:lang w:val="en-GB"/>
        </w:rPr>
      </w:pPr>
      <w:r w:rsidRPr="00A17214">
        <w:rPr>
          <w:rFonts w:ascii="Arial" w:hAnsi="Arial" w:cs="Arial"/>
          <w:b/>
          <w:bCs/>
          <w:sz w:val="28"/>
          <w:szCs w:val="28"/>
          <w:lang w:val="en-GB"/>
        </w:rPr>
        <w:t>A dolphin whistle classifier for the Southwest Atlantic Ocean</w:t>
      </w:r>
    </w:p>
    <w:p w14:paraId="16E2ABA5" w14:textId="0BD8C967" w:rsidR="00F53630" w:rsidRPr="006137C4" w:rsidRDefault="00DD5490" w:rsidP="00DD5490">
      <w:pPr>
        <w:spacing w:line="360" w:lineRule="auto"/>
        <w:jc w:val="center"/>
        <w:rPr>
          <w:rFonts w:ascii="Arial" w:hAnsi="Arial" w:cs="Arial"/>
          <w:sz w:val="24"/>
          <w:szCs w:val="24"/>
        </w:rPr>
      </w:pPr>
      <w:r w:rsidRPr="006137C4">
        <w:rPr>
          <w:rFonts w:ascii="Arial" w:hAnsi="Arial" w:cs="Arial"/>
          <w:sz w:val="24"/>
          <w:szCs w:val="24"/>
        </w:rPr>
        <w:t>Alexandre D. Paro</w:t>
      </w:r>
      <w:r w:rsidR="00F53630" w:rsidRPr="006137C4">
        <w:rPr>
          <w:rFonts w:ascii="Arial" w:hAnsi="Arial" w:cs="Arial"/>
          <w:sz w:val="24"/>
          <w:szCs w:val="24"/>
        </w:rPr>
        <w:t xml:space="preserve"> </w:t>
      </w:r>
      <w:r w:rsidR="006137C4" w:rsidRPr="006137C4">
        <w:rPr>
          <w:rFonts w:ascii="Arial" w:hAnsi="Arial" w:cs="Arial"/>
          <w:sz w:val="24"/>
          <w:szCs w:val="24"/>
          <w:vertAlign w:val="superscript"/>
        </w:rPr>
        <w:t>a</w:t>
      </w:r>
      <w:r w:rsidRPr="006137C4">
        <w:rPr>
          <w:rFonts w:ascii="Arial" w:hAnsi="Arial" w:cs="Arial"/>
          <w:sz w:val="24"/>
          <w:szCs w:val="24"/>
        </w:rPr>
        <w:t xml:space="preserve">, </w:t>
      </w:r>
      <w:commentRangeStart w:id="0"/>
      <w:r w:rsidRPr="006137C4">
        <w:rPr>
          <w:rFonts w:ascii="Arial" w:hAnsi="Arial" w:cs="Arial"/>
          <w:sz w:val="24"/>
          <w:szCs w:val="24"/>
        </w:rPr>
        <w:t xml:space="preserve">Julie </w:t>
      </w:r>
      <w:commentRangeEnd w:id="0"/>
      <w:r w:rsidR="007A5E05">
        <w:rPr>
          <w:rStyle w:val="Refdecomentrio"/>
        </w:rPr>
        <w:commentReference w:id="0"/>
      </w:r>
      <w:r w:rsidRPr="006137C4">
        <w:rPr>
          <w:rFonts w:ascii="Arial" w:hAnsi="Arial" w:cs="Arial"/>
          <w:sz w:val="24"/>
          <w:szCs w:val="24"/>
        </w:rPr>
        <w:t>N. Oswald</w:t>
      </w:r>
      <w:r w:rsidR="00F53630" w:rsidRPr="006137C4">
        <w:rPr>
          <w:rFonts w:ascii="Arial" w:hAnsi="Arial" w:cs="Arial"/>
          <w:sz w:val="24"/>
          <w:szCs w:val="24"/>
        </w:rPr>
        <w:t xml:space="preserve"> </w:t>
      </w:r>
      <w:r w:rsidR="006137C4">
        <w:rPr>
          <w:rFonts w:ascii="Arial" w:hAnsi="Arial" w:cs="Arial"/>
          <w:sz w:val="24"/>
          <w:szCs w:val="24"/>
          <w:vertAlign w:val="superscript"/>
        </w:rPr>
        <w:t>b</w:t>
      </w:r>
      <w:r w:rsidRPr="006137C4">
        <w:rPr>
          <w:rFonts w:ascii="Arial" w:hAnsi="Arial" w:cs="Arial"/>
          <w:sz w:val="24"/>
          <w:szCs w:val="24"/>
        </w:rPr>
        <w:t xml:space="preserve">, </w:t>
      </w:r>
      <w:r w:rsidR="004E5BD0">
        <w:rPr>
          <w:rFonts w:ascii="Arial" w:hAnsi="Arial" w:cs="Arial"/>
          <w:sz w:val="24"/>
          <w:szCs w:val="24"/>
        </w:rPr>
        <w:t>Rafael Mennezes</w:t>
      </w:r>
      <w:r w:rsidR="004E5BD0" w:rsidRPr="004E5BD0">
        <w:rPr>
          <w:rFonts w:ascii="Arial" w:hAnsi="Arial" w:cs="Arial"/>
          <w:sz w:val="24"/>
          <w:szCs w:val="24"/>
          <w:vertAlign w:val="superscript"/>
        </w:rPr>
        <w:t xml:space="preserve"> </w:t>
      </w:r>
      <w:r w:rsidR="004E5BD0">
        <w:rPr>
          <w:rFonts w:ascii="Arial" w:hAnsi="Arial" w:cs="Arial"/>
          <w:sz w:val="24"/>
          <w:szCs w:val="24"/>
          <w:vertAlign w:val="superscript"/>
        </w:rPr>
        <w:t>c</w:t>
      </w:r>
      <w:r w:rsidR="004E5BD0">
        <w:rPr>
          <w:rFonts w:ascii="Arial" w:hAnsi="Arial" w:cs="Arial"/>
          <w:sz w:val="24"/>
          <w:szCs w:val="24"/>
        </w:rPr>
        <w:t xml:space="preserve">, </w:t>
      </w:r>
      <w:r w:rsidR="006E676F">
        <w:rPr>
          <w:rFonts w:ascii="Arial" w:hAnsi="Arial" w:cs="Arial"/>
          <w:sz w:val="24"/>
          <w:szCs w:val="24"/>
        </w:rPr>
        <w:t>Leonardo Wedekin</w:t>
      </w:r>
      <w:r w:rsidR="006137C4">
        <w:rPr>
          <w:rFonts w:ascii="Arial" w:hAnsi="Arial" w:cs="Arial"/>
          <w:sz w:val="24"/>
          <w:szCs w:val="24"/>
        </w:rPr>
        <w:t xml:space="preserve"> </w:t>
      </w:r>
      <w:r w:rsidR="004E5BD0">
        <w:rPr>
          <w:rFonts w:ascii="Arial" w:hAnsi="Arial" w:cs="Arial"/>
          <w:sz w:val="24"/>
          <w:szCs w:val="24"/>
          <w:vertAlign w:val="superscript"/>
        </w:rPr>
        <w:t xml:space="preserve">d </w:t>
      </w:r>
      <w:r w:rsidRPr="006137C4">
        <w:rPr>
          <w:rFonts w:ascii="Arial" w:hAnsi="Arial" w:cs="Arial"/>
          <w:sz w:val="24"/>
          <w:szCs w:val="24"/>
        </w:rPr>
        <w:t>and Ricardo Coutinho</w:t>
      </w:r>
      <w:r w:rsidR="006137C4">
        <w:rPr>
          <w:rFonts w:ascii="Arial" w:hAnsi="Arial" w:cs="Arial"/>
          <w:sz w:val="24"/>
          <w:szCs w:val="24"/>
          <w:vertAlign w:val="superscript"/>
        </w:rPr>
        <w:t>a</w:t>
      </w:r>
    </w:p>
    <w:p w14:paraId="1827DE37" w14:textId="3BF575BE" w:rsidR="00F53630" w:rsidRPr="00F53630" w:rsidRDefault="006137C4" w:rsidP="00F5363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vertAlign w:val="superscript"/>
        </w:rPr>
        <w:t>a</w:t>
      </w:r>
      <w:r w:rsidR="00F53630" w:rsidRPr="007A609A">
        <w:rPr>
          <w:rFonts w:ascii="Times New Roman" w:hAnsi="Times New Roman" w:cs="Times New Roman"/>
          <w:sz w:val="24"/>
          <w:szCs w:val="24"/>
        </w:rPr>
        <w:t xml:space="preserve"> Marine Biotechnology Program, Instituto de Estudos do Mar Almirante Paulo Moreira (IEAPM), Arraial do Cabo, Brazil,</w:t>
      </w:r>
    </w:p>
    <w:p w14:paraId="4C84997B" w14:textId="24F73ED4" w:rsidR="00F53630" w:rsidRDefault="006137C4" w:rsidP="00F53630">
      <w:pPr>
        <w:pStyle w:val="xmsonormal"/>
        <w:shd w:val="clear" w:color="auto" w:fill="FFFFFF"/>
        <w:jc w:val="both"/>
        <w:rPr>
          <w:rFonts w:ascii="Times New Roman" w:eastAsia="Times New Roman" w:hAnsi="Times New Roman" w:cs="Times New Roman"/>
          <w:color w:val="000000"/>
          <w:sz w:val="24"/>
          <w:szCs w:val="24"/>
          <w:lang w:val="en-US"/>
        </w:rPr>
      </w:pPr>
      <w:r>
        <w:rPr>
          <w:rFonts w:ascii="Times New Roman" w:hAnsi="Times New Roman" w:cs="Times New Roman"/>
          <w:sz w:val="24"/>
          <w:szCs w:val="24"/>
          <w:vertAlign w:val="superscript"/>
          <w:lang w:val="en-US"/>
        </w:rPr>
        <w:t>b</w:t>
      </w:r>
      <w:r w:rsidR="00F53630" w:rsidRPr="001D5F81">
        <w:rPr>
          <w:rFonts w:ascii="Times New Roman" w:hAnsi="Times New Roman" w:cs="Times New Roman"/>
          <w:sz w:val="24"/>
          <w:szCs w:val="24"/>
          <w:vertAlign w:val="superscript"/>
          <w:lang w:val="en-US"/>
        </w:rPr>
        <w:t xml:space="preserve"> </w:t>
      </w:r>
      <w:r w:rsidR="00F53630" w:rsidRPr="00132073">
        <w:rPr>
          <w:rFonts w:ascii="Times New Roman" w:hAnsi="Times New Roman" w:cs="Times New Roman"/>
          <w:sz w:val="24"/>
          <w:szCs w:val="24"/>
          <w:lang w:val="en-US"/>
        </w:rPr>
        <w:t>S</w:t>
      </w:r>
      <w:r w:rsidR="00F53630">
        <w:rPr>
          <w:rFonts w:ascii="Times New Roman" w:hAnsi="Times New Roman" w:cs="Times New Roman"/>
          <w:sz w:val="24"/>
          <w:szCs w:val="24"/>
          <w:lang w:val="en-US"/>
        </w:rPr>
        <w:t>cottish Oceans Institute, Sea Mammal Research Unit, S</w:t>
      </w:r>
      <w:r w:rsidR="00F53630" w:rsidRPr="00132073">
        <w:rPr>
          <w:rFonts w:ascii="Times New Roman" w:hAnsi="Times New Roman" w:cs="Times New Roman"/>
          <w:sz w:val="24"/>
          <w:szCs w:val="24"/>
          <w:lang w:val="en-US"/>
        </w:rPr>
        <w:t>cho</w:t>
      </w:r>
      <w:r w:rsidR="00F53630">
        <w:rPr>
          <w:rFonts w:ascii="Times New Roman" w:hAnsi="Times New Roman" w:cs="Times New Roman"/>
          <w:sz w:val="24"/>
          <w:szCs w:val="24"/>
          <w:lang w:val="en-US"/>
        </w:rPr>
        <w:t>o</w:t>
      </w:r>
      <w:r w:rsidR="00F53630" w:rsidRPr="00132073">
        <w:rPr>
          <w:rFonts w:ascii="Times New Roman" w:hAnsi="Times New Roman" w:cs="Times New Roman"/>
          <w:sz w:val="24"/>
          <w:szCs w:val="24"/>
          <w:lang w:val="en-US"/>
        </w:rPr>
        <w:t>l of</w:t>
      </w:r>
      <w:r w:rsidR="00F53630">
        <w:rPr>
          <w:rFonts w:ascii="Times New Roman" w:hAnsi="Times New Roman" w:cs="Times New Roman"/>
          <w:sz w:val="24"/>
          <w:szCs w:val="24"/>
          <w:vertAlign w:val="superscript"/>
          <w:lang w:val="en-US"/>
        </w:rPr>
        <w:t xml:space="preserve"> </w:t>
      </w:r>
      <w:r w:rsidR="00F53630">
        <w:rPr>
          <w:rFonts w:ascii="Times New Roman" w:eastAsia="Times New Roman" w:hAnsi="Times New Roman" w:cs="Times New Roman"/>
          <w:color w:val="000000"/>
          <w:sz w:val="24"/>
          <w:szCs w:val="24"/>
          <w:lang w:val="en-US"/>
        </w:rPr>
        <w:t xml:space="preserve">Biology, University of St. Andrews, UK </w:t>
      </w:r>
    </w:p>
    <w:p w14:paraId="5A4F9954" w14:textId="28A0093D" w:rsidR="006137C4" w:rsidRDefault="006137C4" w:rsidP="00F53630">
      <w:pPr>
        <w:pStyle w:val="xmsonormal"/>
        <w:shd w:val="clear" w:color="auto" w:fill="FFFFFF"/>
        <w:jc w:val="both"/>
        <w:rPr>
          <w:rFonts w:ascii="Times New Roman" w:eastAsia="Times New Roman" w:hAnsi="Times New Roman" w:cs="Times New Roman"/>
          <w:color w:val="000000"/>
          <w:sz w:val="24"/>
          <w:szCs w:val="24"/>
          <w:lang w:val="en-US"/>
        </w:rPr>
      </w:pPr>
      <w:r>
        <w:rPr>
          <w:rFonts w:ascii="Times New Roman" w:hAnsi="Times New Roman" w:cs="Times New Roman"/>
          <w:sz w:val="24"/>
          <w:szCs w:val="24"/>
          <w:vertAlign w:val="superscript"/>
        </w:rPr>
        <w:t>c</w:t>
      </w:r>
      <w:r w:rsidRPr="007A609A">
        <w:rPr>
          <w:rFonts w:ascii="Times New Roman" w:hAnsi="Times New Roman" w:cs="Times New Roman"/>
          <w:sz w:val="24"/>
          <w:szCs w:val="24"/>
        </w:rPr>
        <w:t xml:space="preserve"> </w:t>
      </w:r>
    </w:p>
    <w:p w14:paraId="11CDDB96" w14:textId="7FF1923B" w:rsidR="000E12BC" w:rsidRPr="004E5BD0" w:rsidRDefault="004E5BD0" w:rsidP="004E5BD0">
      <w:pPr>
        <w:spacing w:line="360" w:lineRule="auto"/>
        <w:rPr>
          <w:rFonts w:ascii="Arial" w:hAnsi="Arial" w:cs="Arial"/>
          <w:sz w:val="24"/>
          <w:szCs w:val="24"/>
          <w:lang w:val="en-GB"/>
        </w:rPr>
      </w:pPr>
      <w:r w:rsidRPr="004E5BD0">
        <w:rPr>
          <w:rFonts w:ascii="Times New Roman" w:hAnsi="Times New Roman" w:cs="Times New Roman"/>
          <w:sz w:val="24"/>
          <w:szCs w:val="24"/>
          <w:vertAlign w:val="superscript"/>
          <w:lang w:val="en-GB"/>
        </w:rPr>
        <w:t>d</w:t>
      </w:r>
    </w:p>
    <w:p w14:paraId="12A9562F" w14:textId="20AD85C9" w:rsidR="000E12BC" w:rsidRDefault="000E12BC" w:rsidP="000E12BC">
      <w:pPr>
        <w:spacing w:line="360" w:lineRule="auto"/>
        <w:rPr>
          <w:rFonts w:ascii="Arial" w:hAnsi="Arial" w:cs="Arial"/>
          <w:sz w:val="24"/>
          <w:szCs w:val="24"/>
          <w:lang w:val="en-GB"/>
        </w:rPr>
      </w:pPr>
      <w:r>
        <w:rPr>
          <w:rFonts w:ascii="Arial" w:hAnsi="Arial" w:cs="Arial"/>
          <w:sz w:val="24"/>
          <w:szCs w:val="24"/>
          <w:lang w:val="en-GB"/>
        </w:rPr>
        <w:t xml:space="preserve">Targeted journal: </w:t>
      </w:r>
      <w:r w:rsidRPr="00F53630">
        <w:rPr>
          <w:rFonts w:ascii="Arial" w:hAnsi="Arial" w:cs="Arial"/>
          <w:b/>
          <w:bCs/>
          <w:sz w:val="24"/>
          <w:szCs w:val="24"/>
          <w:lang w:val="en-GB"/>
        </w:rPr>
        <w:t>Ecological Informatics</w:t>
      </w:r>
      <w:r>
        <w:rPr>
          <w:rFonts w:ascii="Arial" w:hAnsi="Arial" w:cs="Arial"/>
          <w:sz w:val="24"/>
          <w:szCs w:val="24"/>
          <w:lang w:val="en-GB"/>
        </w:rPr>
        <w:t xml:space="preserve"> </w:t>
      </w:r>
      <w:r w:rsidR="00F53630">
        <w:rPr>
          <w:rFonts w:ascii="Arial" w:hAnsi="Arial" w:cs="Arial"/>
          <w:sz w:val="24"/>
          <w:szCs w:val="24"/>
          <w:lang w:val="en-GB"/>
        </w:rPr>
        <w:t>(</w:t>
      </w:r>
      <w:hyperlink r:id="rId11" w:history="1">
        <w:r w:rsidR="00F53630" w:rsidRPr="00F53630">
          <w:rPr>
            <w:rStyle w:val="Hyperlink"/>
            <w:rFonts w:ascii="Arial" w:hAnsi="Arial" w:cs="Arial"/>
            <w:sz w:val="24"/>
            <w:szCs w:val="24"/>
            <w:lang w:val="en-GB"/>
          </w:rPr>
          <w:t>Guide for authors - Ecological Informatics - ISSN 1574-9541 | ScienceDirect.com by Elsevier</w:t>
        </w:r>
      </w:hyperlink>
      <w:r w:rsidR="00F53630">
        <w:rPr>
          <w:rFonts w:ascii="Arial" w:hAnsi="Arial" w:cs="Arial"/>
          <w:sz w:val="24"/>
          <w:szCs w:val="24"/>
          <w:lang w:val="en-GB"/>
        </w:rPr>
        <w:t>)</w:t>
      </w:r>
    </w:p>
    <w:p w14:paraId="74040FF5" w14:textId="77777777" w:rsidR="000E12BC" w:rsidRDefault="000E12BC" w:rsidP="00DD5490">
      <w:pPr>
        <w:spacing w:line="360" w:lineRule="auto"/>
        <w:jc w:val="center"/>
        <w:rPr>
          <w:rFonts w:ascii="Arial" w:hAnsi="Arial" w:cs="Arial"/>
          <w:sz w:val="24"/>
          <w:szCs w:val="24"/>
          <w:lang w:val="en-GB"/>
        </w:rPr>
      </w:pPr>
    </w:p>
    <w:p w14:paraId="422065B8" w14:textId="3DE33AA9" w:rsidR="00834E21" w:rsidRPr="00E457A8" w:rsidRDefault="00834E21" w:rsidP="00834E21">
      <w:pPr>
        <w:spacing w:line="360" w:lineRule="auto"/>
        <w:rPr>
          <w:rFonts w:ascii="Arial" w:hAnsi="Arial" w:cs="Arial"/>
          <w:b/>
          <w:bCs/>
          <w:sz w:val="24"/>
          <w:szCs w:val="24"/>
          <w:lang w:val="en-GB"/>
        </w:rPr>
      </w:pPr>
      <w:r w:rsidRPr="00E457A8">
        <w:rPr>
          <w:rFonts w:ascii="Arial" w:hAnsi="Arial" w:cs="Arial"/>
          <w:b/>
          <w:bCs/>
          <w:sz w:val="24"/>
          <w:szCs w:val="24"/>
          <w:lang w:val="en-GB"/>
        </w:rPr>
        <w:t>High</w:t>
      </w:r>
      <w:r w:rsidR="00E457A8" w:rsidRPr="00E457A8">
        <w:rPr>
          <w:rFonts w:ascii="Arial" w:hAnsi="Arial" w:cs="Arial"/>
          <w:b/>
          <w:bCs/>
          <w:sz w:val="24"/>
          <w:szCs w:val="24"/>
          <w:lang w:val="en-GB"/>
        </w:rPr>
        <w:t>l</w:t>
      </w:r>
      <w:r w:rsidRPr="00E457A8">
        <w:rPr>
          <w:rFonts w:ascii="Arial" w:hAnsi="Arial" w:cs="Arial"/>
          <w:b/>
          <w:bCs/>
          <w:sz w:val="24"/>
          <w:szCs w:val="24"/>
          <w:lang w:val="en-GB"/>
        </w:rPr>
        <w:t>ights</w:t>
      </w:r>
    </w:p>
    <w:p w14:paraId="0B639CE5" w14:textId="205BBBEB" w:rsidR="00834E21" w:rsidRPr="00405658" w:rsidRDefault="00767B29" w:rsidP="00834E21">
      <w:pPr>
        <w:numPr>
          <w:ilvl w:val="0"/>
          <w:numId w:val="10"/>
        </w:numPr>
        <w:spacing w:line="360" w:lineRule="auto"/>
        <w:rPr>
          <w:rFonts w:ascii="Arial" w:hAnsi="Arial" w:cs="Arial"/>
          <w:sz w:val="24"/>
          <w:szCs w:val="24"/>
          <w:lang w:val="en-GB"/>
        </w:rPr>
      </w:pPr>
      <w:bookmarkStart w:id="1" w:name="_Hlk198496449"/>
      <w:r>
        <w:rPr>
          <w:rFonts w:ascii="Arial" w:hAnsi="Arial" w:cs="Arial"/>
          <w:sz w:val="24"/>
          <w:szCs w:val="24"/>
          <w:lang w:val="en-GB"/>
        </w:rPr>
        <w:t>A d</w:t>
      </w:r>
      <w:r w:rsidR="00C80480">
        <w:rPr>
          <w:rFonts w:ascii="Arial" w:hAnsi="Arial" w:cs="Arial"/>
          <w:sz w:val="24"/>
          <w:szCs w:val="24"/>
          <w:lang w:val="en-GB"/>
        </w:rPr>
        <w:t xml:space="preserve">olphin </w:t>
      </w:r>
      <w:r w:rsidR="000C1364">
        <w:rPr>
          <w:rFonts w:ascii="Arial" w:hAnsi="Arial" w:cs="Arial"/>
          <w:sz w:val="24"/>
          <w:szCs w:val="24"/>
          <w:lang w:val="en-GB"/>
        </w:rPr>
        <w:t>whistle</w:t>
      </w:r>
      <w:r w:rsidR="00C80480">
        <w:rPr>
          <w:rFonts w:ascii="Arial" w:hAnsi="Arial" w:cs="Arial"/>
          <w:sz w:val="24"/>
          <w:szCs w:val="24"/>
          <w:lang w:val="en-GB"/>
        </w:rPr>
        <w:t xml:space="preserve"> classifier </w:t>
      </w:r>
      <w:r w:rsidR="000C1364">
        <w:rPr>
          <w:rFonts w:ascii="Arial" w:hAnsi="Arial" w:cs="Arial"/>
          <w:sz w:val="24"/>
          <w:szCs w:val="24"/>
          <w:lang w:val="en-GB"/>
        </w:rPr>
        <w:t>was developed for the Santos Basin, Brazil.</w:t>
      </w:r>
    </w:p>
    <w:p w14:paraId="5ECFCFEA" w14:textId="0B7F1353" w:rsidR="000C1364" w:rsidRDefault="0025096D" w:rsidP="00405658">
      <w:pPr>
        <w:numPr>
          <w:ilvl w:val="0"/>
          <w:numId w:val="10"/>
        </w:numPr>
        <w:spacing w:line="360" w:lineRule="auto"/>
        <w:rPr>
          <w:rFonts w:ascii="Arial" w:hAnsi="Arial" w:cs="Arial"/>
          <w:sz w:val="24"/>
          <w:szCs w:val="24"/>
          <w:lang w:val="en-GB"/>
        </w:rPr>
      </w:pPr>
      <w:r>
        <w:rPr>
          <w:rFonts w:ascii="Arial" w:hAnsi="Arial" w:cs="Arial"/>
          <w:sz w:val="24"/>
          <w:szCs w:val="24"/>
          <w:lang w:val="en-GB"/>
        </w:rPr>
        <w:t>Models</w:t>
      </w:r>
      <w:r w:rsidR="000C1364">
        <w:rPr>
          <w:rFonts w:ascii="Arial" w:hAnsi="Arial" w:cs="Arial"/>
          <w:sz w:val="24"/>
          <w:szCs w:val="24"/>
          <w:lang w:val="en-GB"/>
        </w:rPr>
        <w:t xml:space="preserve"> included seven species </w:t>
      </w:r>
      <w:r w:rsidR="000C1364" w:rsidRPr="002558F9">
        <w:rPr>
          <w:rFonts w:ascii="Arial" w:hAnsi="Arial" w:cs="Arial"/>
          <w:sz w:val="24"/>
          <w:szCs w:val="24"/>
          <w:lang w:val="en-GB"/>
        </w:rPr>
        <w:t>and</w:t>
      </w:r>
      <w:r w:rsidR="000C1364">
        <w:rPr>
          <w:rFonts w:ascii="Arial" w:hAnsi="Arial" w:cs="Arial"/>
          <w:sz w:val="24"/>
          <w:szCs w:val="24"/>
          <w:lang w:val="en-GB"/>
        </w:rPr>
        <w:t xml:space="preserve"> different </w:t>
      </w:r>
      <w:r>
        <w:rPr>
          <w:rFonts w:ascii="Arial" w:hAnsi="Arial" w:cs="Arial"/>
          <w:sz w:val="24"/>
          <w:szCs w:val="24"/>
          <w:lang w:val="en-GB"/>
        </w:rPr>
        <w:t>classification strategies.</w:t>
      </w:r>
      <w:r w:rsidR="000C1364">
        <w:rPr>
          <w:rFonts w:ascii="Arial" w:hAnsi="Arial" w:cs="Arial"/>
          <w:sz w:val="24"/>
          <w:szCs w:val="24"/>
          <w:lang w:val="en-GB"/>
        </w:rPr>
        <w:t xml:space="preserve"> </w:t>
      </w:r>
    </w:p>
    <w:p w14:paraId="580402EB" w14:textId="2A0D9436" w:rsidR="00E457A8" w:rsidRDefault="00CE3ADB" w:rsidP="00E457A8">
      <w:pPr>
        <w:pStyle w:val="PargrafodaLista"/>
        <w:numPr>
          <w:ilvl w:val="0"/>
          <w:numId w:val="10"/>
        </w:numPr>
        <w:spacing w:line="360" w:lineRule="auto"/>
        <w:rPr>
          <w:rFonts w:ascii="Arial" w:hAnsi="Arial" w:cs="Arial"/>
          <w:sz w:val="24"/>
          <w:szCs w:val="24"/>
          <w:lang w:val="en-GB"/>
        </w:rPr>
      </w:pPr>
      <w:bookmarkStart w:id="2" w:name="_Hlk202351485"/>
      <w:r w:rsidRPr="00676783">
        <w:rPr>
          <w:rFonts w:ascii="Arial" w:hAnsi="Arial" w:cs="Arial"/>
          <w:sz w:val="24"/>
          <w:szCs w:val="24"/>
          <w:lang w:val="en-GB"/>
        </w:rPr>
        <w:t>Acoustic event (whistles from a dolphin encounter) reached 80% balanced accuracy.</w:t>
      </w:r>
      <w:bookmarkEnd w:id="1"/>
      <w:bookmarkEnd w:id="2"/>
      <w:r w:rsidR="00676783">
        <w:rPr>
          <w:rFonts w:ascii="Arial" w:hAnsi="Arial" w:cs="Arial"/>
          <w:sz w:val="24"/>
          <w:szCs w:val="24"/>
          <w:lang w:val="en-GB"/>
        </w:rPr>
        <w:t xml:space="preserve"> </w:t>
      </w:r>
      <w:r w:rsidR="00E457A8">
        <w:rPr>
          <w:rFonts w:ascii="Arial" w:hAnsi="Arial" w:cs="Arial"/>
          <w:sz w:val="24"/>
          <w:szCs w:val="24"/>
          <w:lang w:val="en-GB"/>
        </w:rPr>
        <w:t>A m</w:t>
      </w:r>
      <w:r w:rsidR="0025096D">
        <w:rPr>
          <w:rFonts w:ascii="Arial" w:hAnsi="Arial" w:cs="Arial"/>
          <w:sz w:val="24"/>
          <w:szCs w:val="24"/>
          <w:lang w:val="en-GB"/>
        </w:rPr>
        <w:t>eta-classifier was built to classify difficult species</w:t>
      </w:r>
      <w:r w:rsidR="00E457A8">
        <w:rPr>
          <w:rFonts w:ascii="Arial" w:hAnsi="Arial" w:cs="Arial"/>
          <w:sz w:val="24"/>
          <w:szCs w:val="24"/>
          <w:lang w:val="en-GB"/>
        </w:rPr>
        <w:t>.</w:t>
      </w:r>
    </w:p>
    <w:p w14:paraId="34A3D46B" w14:textId="10694C39" w:rsidR="00E457A8" w:rsidRPr="00405658" w:rsidRDefault="00E457A8" w:rsidP="00E457A8">
      <w:pPr>
        <w:numPr>
          <w:ilvl w:val="0"/>
          <w:numId w:val="10"/>
        </w:numPr>
        <w:spacing w:line="360" w:lineRule="auto"/>
        <w:rPr>
          <w:rFonts w:ascii="Arial" w:hAnsi="Arial" w:cs="Arial"/>
          <w:sz w:val="24"/>
          <w:szCs w:val="24"/>
          <w:lang w:val="en-GB"/>
        </w:rPr>
      </w:pPr>
      <w:r>
        <w:rPr>
          <w:rFonts w:ascii="Arial" w:hAnsi="Arial" w:cs="Arial"/>
          <w:sz w:val="24"/>
          <w:szCs w:val="24"/>
          <w:lang w:val="en-GB"/>
        </w:rPr>
        <w:t>A practical workflow for</w:t>
      </w:r>
      <w:r w:rsidR="008D24A0">
        <w:rPr>
          <w:rFonts w:ascii="Arial" w:hAnsi="Arial" w:cs="Arial"/>
          <w:sz w:val="24"/>
          <w:szCs w:val="24"/>
          <w:lang w:val="en-GB"/>
        </w:rPr>
        <w:t xml:space="preserve"> whistle</w:t>
      </w:r>
      <w:r w:rsidR="00767B29">
        <w:rPr>
          <w:rFonts w:ascii="Arial" w:hAnsi="Arial" w:cs="Arial"/>
          <w:sz w:val="24"/>
          <w:szCs w:val="24"/>
          <w:lang w:val="en-GB"/>
        </w:rPr>
        <w:t>s acoustic event</w:t>
      </w:r>
      <w:r>
        <w:rPr>
          <w:rFonts w:ascii="Arial" w:hAnsi="Arial" w:cs="Arial"/>
          <w:sz w:val="24"/>
          <w:szCs w:val="24"/>
          <w:lang w:val="en-GB"/>
        </w:rPr>
        <w:t xml:space="preserve"> classification is proposed</w:t>
      </w:r>
      <w:r w:rsidR="008D24A0">
        <w:rPr>
          <w:rFonts w:ascii="Arial" w:hAnsi="Arial" w:cs="Arial"/>
          <w:sz w:val="24"/>
          <w:szCs w:val="24"/>
          <w:lang w:val="en-GB"/>
        </w:rPr>
        <w:t>.</w:t>
      </w:r>
      <w:r>
        <w:rPr>
          <w:rFonts w:ascii="Arial" w:hAnsi="Arial" w:cs="Arial"/>
          <w:sz w:val="24"/>
          <w:szCs w:val="24"/>
          <w:lang w:val="en-GB"/>
        </w:rPr>
        <w:t xml:space="preserve"> </w:t>
      </w:r>
    </w:p>
    <w:p w14:paraId="0C18D482" w14:textId="2F9D2537" w:rsidR="00E457A8" w:rsidRDefault="00E457A8" w:rsidP="00E457A8">
      <w:pPr>
        <w:spacing w:line="360" w:lineRule="auto"/>
        <w:ind w:left="720"/>
        <w:rPr>
          <w:rFonts w:ascii="Arial" w:hAnsi="Arial" w:cs="Arial"/>
          <w:sz w:val="24"/>
          <w:szCs w:val="24"/>
          <w:lang w:val="en-GB"/>
        </w:rPr>
      </w:pPr>
    </w:p>
    <w:p w14:paraId="23EF768D" w14:textId="77777777" w:rsidR="00E457A8" w:rsidRDefault="00E457A8" w:rsidP="00E457A8">
      <w:pPr>
        <w:pStyle w:val="PargrafodaLista"/>
        <w:spacing w:line="360" w:lineRule="auto"/>
        <w:rPr>
          <w:rFonts w:ascii="Arial" w:hAnsi="Arial" w:cs="Arial"/>
          <w:sz w:val="24"/>
          <w:szCs w:val="24"/>
          <w:lang w:val="en-GB"/>
        </w:rPr>
      </w:pPr>
    </w:p>
    <w:p w14:paraId="154CE177" w14:textId="77777777" w:rsidR="00E457A8" w:rsidRPr="00E457A8" w:rsidRDefault="00E457A8" w:rsidP="00E457A8">
      <w:pPr>
        <w:spacing w:line="360" w:lineRule="auto"/>
        <w:rPr>
          <w:rFonts w:ascii="Arial" w:hAnsi="Arial" w:cs="Arial"/>
          <w:sz w:val="24"/>
          <w:szCs w:val="24"/>
          <w:lang w:val="en-GB"/>
        </w:rPr>
      </w:pPr>
    </w:p>
    <w:p w14:paraId="61550810" w14:textId="77777777" w:rsidR="00E457A8" w:rsidRPr="00E457A8" w:rsidRDefault="00E457A8" w:rsidP="00E457A8">
      <w:pPr>
        <w:pStyle w:val="PargrafodaLista"/>
        <w:spacing w:line="360" w:lineRule="auto"/>
        <w:rPr>
          <w:rFonts w:ascii="Arial" w:hAnsi="Arial" w:cs="Arial"/>
          <w:sz w:val="24"/>
          <w:szCs w:val="24"/>
          <w:lang w:val="en-GB"/>
        </w:rPr>
      </w:pPr>
    </w:p>
    <w:p w14:paraId="58C941A2" w14:textId="77777777" w:rsidR="00405658" w:rsidRDefault="00405658" w:rsidP="00405658">
      <w:pPr>
        <w:jc w:val="both"/>
        <w:rPr>
          <w:rFonts w:ascii="Arial" w:hAnsi="Arial" w:cs="Arial"/>
          <w:sz w:val="24"/>
          <w:szCs w:val="24"/>
          <w:lang w:val="en-GB"/>
        </w:rPr>
      </w:pPr>
    </w:p>
    <w:p w14:paraId="4425C3D1" w14:textId="77777777" w:rsidR="00405658" w:rsidRDefault="00405658" w:rsidP="00405658">
      <w:pPr>
        <w:jc w:val="both"/>
        <w:rPr>
          <w:rFonts w:ascii="Arial" w:hAnsi="Arial" w:cs="Arial"/>
          <w:sz w:val="24"/>
          <w:szCs w:val="24"/>
          <w:lang w:val="en-GB"/>
        </w:rPr>
      </w:pPr>
    </w:p>
    <w:p w14:paraId="28BE8DAB" w14:textId="77777777" w:rsidR="00405658" w:rsidRDefault="00405658" w:rsidP="00405658">
      <w:pPr>
        <w:jc w:val="both"/>
        <w:rPr>
          <w:rFonts w:ascii="Arial" w:hAnsi="Arial" w:cs="Arial"/>
          <w:sz w:val="24"/>
          <w:szCs w:val="24"/>
          <w:lang w:val="en-GB"/>
        </w:rPr>
      </w:pPr>
    </w:p>
    <w:p w14:paraId="0C3C2007" w14:textId="77777777" w:rsidR="00405658" w:rsidRDefault="00405658" w:rsidP="00405658">
      <w:pPr>
        <w:jc w:val="both"/>
        <w:rPr>
          <w:rFonts w:ascii="Arial" w:hAnsi="Arial" w:cs="Arial"/>
          <w:sz w:val="24"/>
          <w:szCs w:val="24"/>
          <w:lang w:val="en-GB"/>
        </w:rPr>
      </w:pPr>
    </w:p>
    <w:p w14:paraId="572AFF74" w14:textId="77777777" w:rsidR="00405658" w:rsidRDefault="00405658" w:rsidP="00405658">
      <w:pPr>
        <w:jc w:val="both"/>
        <w:rPr>
          <w:rFonts w:ascii="Arial" w:hAnsi="Arial" w:cs="Arial"/>
          <w:sz w:val="24"/>
          <w:szCs w:val="24"/>
          <w:lang w:val="en-GB"/>
        </w:rPr>
      </w:pPr>
    </w:p>
    <w:p w14:paraId="655EED8A" w14:textId="77777777" w:rsidR="00405658" w:rsidRDefault="00405658" w:rsidP="00405658">
      <w:pPr>
        <w:jc w:val="both"/>
        <w:rPr>
          <w:rFonts w:ascii="Arial" w:hAnsi="Arial" w:cs="Arial"/>
          <w:sz w:val="24"/>
          <w:szCs w:val="24"/>
          <w:lang w:val="en-GB"/>
        </w:rPr>
      </w:pPr>
    </w:p>
    <w:p w14:paraId="71D3EC24" w14:textId="77777777" w:rsidR="00405658" w:rsidRDefault="00405658" w:rsidP="00405658">
      <w:pPr>
        <w:jc w:val="both"/>
        <w:rPr>
          <w:rFonts w:ascii="Arial" w:hAnsi="Arial" w:cs="Arial"/>
          <w:sz w:val="24"/>
          <w:szCs w:val="24"/>
          <w:lang w:val="en-GB"/>
        </w:rPr>
      </w:pPr>
    </w:p>
    <w:p w14:paraId="5ED01423" w14:textId="77777777" w:rsidR="00405658" w:rsidRDefault="00405658" w:rsidP="00405658">
      <w:pPr>
        <w:jc w:val="both"/>
        <w:rPr>
          <w:rFonts w:ascii="Arial" w:hAnsi="Arial" w:cs="Arial"/>
          <w:sz w:val="24"/>
          <w:szCs w:val="24"/>
          <w:lang w:val="en-GB"/>
        </w:rPr>
      </w:pPr>
    </w:p>
    <w:p w14:paraId="209B94E4" w14:textId="037ED5B0" w:rsidR="00405658" w:rsidRDefault="00405658" w:rsidP="00405658">
      <w:pPr>
        <w:jc w:val="center"/>
        <w:rPr>
          <w:rFonts w:ascii="Arial" w:hAnsi="Arial" w:cs="Arial"/>
          <w:b/>
          <w:bCs/>
          <w:sz w:val="24"/>
          <w:szCs w:val="24"/>
          <w:lang w:val="en-GB"/>
        </w:rPr>
      </w:pPr>
      <w:r w:rsidRPr="00405658">
        <w:rPr>
          <w:rFonts w:ascii="Arial" w:hAnsi="Arial" w:cs="Arial"/>
          <w:b/>
          <w:bCs/>
          <w:sz w:val="24"/>
          <w:szCs w:val="24"/>
          <w:lang w:val="en-GB"/>
        </w:rPr>
        <w:t>ABSTRACT</w:t>
      </w:r>
    </w:p>
    <w:p w14:paraId="10CEC581" w14:textId="77777777" w:rsidR="00405658" w:rsidRPr="00405658" w:rsidRDefault="00405658" w:rsidP="00405658">
      <w:pPr>
        <w:jc w:val="center"/>
        <w:rPr>
          <w:rFonts w:ascii="Arial" w:hAnsi="Arial" w:cs="Arial"/>
          <w:b/>
          <w:bCs/>
          <w:sz w:val="24"/>
          <w:szCs w:val="24"/>
          <w:lang w:val="en-GB"/>
        </w:rPr>
      </w:pPr>
    </w:p>
    <w:p w14:paraId="0F2415A6" w14:textId="683306EF" w:rsidR="002558F9" w:rsidRDefault="00405658" w:rsidP="00405658">
      <w:pPr>
        <w:jc w:val="both"/>
        <w:rPr>
          <w:rFonts w:ascii="Arial" w:hAnsi="Arial" w:cs="Arial"/>
          <w:sz w:val="24"/>
          <w:szCs w:val="24"/>
          <w:lang w:val="en-GB"/>
        </w:rPr>
      </w:pPr>
      <w:bookmarkStart w:id="3" w:name="_Hlk202350909"/>
      <w:r w:rsidRPr="00FB5D5B">
        <w:rPr>
          <w:rFonts w:ascii="Arial" w:hAnsi="Arial" w:cs="Arial"/>
          <w:sz w:val="24"/>
          <w:szCs w:val="24"/>
          <w:lang w:val="en-GB"/>
        </w:rPr>
        <w:t>Passive Acoustic Monitoring (PAM) is</w:t>
      </w:r>
      <w:r w:rsidR="00C468BE">
        <w:rPr>
          <w:rFonts w:ascii="Arial" w:hAnsi="Arial" w:cs="Arial"/>
          <w:sz w:val="24"/>
          <w:szCs w:val="24"/>
          <w:lang w:val="en-GB"/>
        </w:rPr>
        <w:t xml:space="preserve"> </w:t>
      </w:r>
      <w:r w:rsidR="00CE3ADB">
        <w:rPr>
          <w:rFonts w:ascii="Arial" w:hAnsi="Arial" w:cs="Arial"/>
          <w:sz w:val="24"/>
          <w:szCs w:val="24"/>
          <w:lang w:val="en-GB"/>
        </w:rPr>
        <w:t>a powerful</w:t>
      </w:r>
      <w:r w:rsidRPr="00FB5D5B">
        <w:rPr>
          <w:rFonts w:ascii="Arial" w:hAnsi="Arial" w:cs="Arial"/>
          <w:sz w:val="24"/>
          <w:szCs w:val="24"/>
          <w:lang w:val="en-GB"/>
        </w:rPr>
        <w:t xml:space="preserve"> tool for studying marine ecosystems, particularly marine mammals</w:t>
      </w:r>
      <w:r w:rsidR="00CE3ADB">
        <w:rPr>
          <w:rFonts w:ascii="Arial" w:hAnsi="Arial" w:cs="Arial"/>
          <w:sz w:val="24"/>
          <w:szCs w:val="24"/>
          <w:lang w:val="en-GB"/>
        </w:rPr>
        <w:t xml:space="preserve"> with</w:t>
      </w:r>
      <w:r w:rsidRPr="00FB5D5B">
        <w:rPr>
          <w:rFonts w:ascii="Arial" w:hAnsi="Arial" w:cs="Arial"/>
          <w:sz w:val="24"/>
          <w:szCs w:val="24"/>
          <w:lang w:val="en-GB"/>
        </w:rPr>
        <w:t xml:space="preserve"> rich acoustic repertoires. </w:t>
      </w:r>
      <w:r w:rsidR="00C468BE" w:rsidRPr="00CB14BE">
        <w:rPr>
          <w:rFonts w:ascii="Arial" w:hAnsi="Arial" w:cs="Arial"/>
          <w:sz w:val="24"/>
          <w:szCs w:val="24"/>
          <w:lang w:val="en-GB"/>
        </w:rPr>
        <w:t>Technological advances</w:t>
      </w:r>
      <w:r w:rsidR="00FD5ED4">
        <w:rPr>
          <w:rFonts w:ascii="Arial" w:hAnsi="Arial" w:cs="Arial"/>
          <w:sz w:val="24"/>
          <w:szCs w:val="24"/>
          <w:lang w:val="en-GB"/>
        </w:rPr>
        <w:t xml:space="preserve"> </w:t>
      </w:r>
      <w:r w:rsidRPr="00FB5D5B">
        <w:rPr>
          <w:rFonts w:ascii="Arial" w:hAnsi="Arial" w:cs="Arial"/>
          <w:sz w:val="24"/>
          <w:szCs w:val="24"/>
          <w:lang w:val="en-GB"/>
        </w:rPr>
        <w:t xml:space="preserve">have expanded PAM’s capabilities, enabling bioacoustic data collection at </w:t>
      </w:r>
      <w:r w:rsidR="00C468BE">
        <w:rPr>
          <w:rFonts w:ascii="Arial" w:hAnsi="Arial" w:cs="Arial"/>
          <w:sz w:val="24"/>
          <w:szCs w:val="24"/>
          <w:lang w:val="en-GB"/>
        </w:rPr>
        <w:t>broad</w:t>
      </w:r>
      <w:r w:rsidR="00C468BE" w:rsidRPr="00FB5D5B">
        <w:rPr>
          <w:rFonts w:ascii="Arial" w:hAnsi="Arial" w:cs="Arial"/>
          <w:sz w:val="24"/>
          <w:szCs w:val="24"/>
          <w:lang w:val="en-GB"/>
        </w:rPr>
        <w:t xml:space="preserve"> </w:t>
      </w:r>
      <w:r w:rsidRPr="00FB5D5B">
        <w:rPr>
          <w:rFonts w:ascii="Arial" w:hAnsi="Arial" w:cs="Arial"/>
          <w:sz w:val="24"/>
          <w:szCs w:val="24"/>
          <w:lang w:val="en-GB"/>
        </w:rPr>
        <w:t xml:space="preserve">spatial and temporal scales and supporting its </w:t>
      </w:r>
      <w:r w:rsidR="00C468BE">
        <w:rPr>
          <w:rFonts w:ascii="Arial" w:hAnsi="Arial" w:cs="Arial"/>
          <w:sz w:val="24"/>
          <w:szCs w:val="24"/>
          <w:lang w:val="en-GB"/>
        </w:rPr>
        <w:t>integration</w:t>
      </w:r>
      <w:r w:rsidR="00C468BE" w:rsidRPr="00FB5D5B">
        <w:rPr>
          <w:rFonts w:ascii="Arial" w:hAnsi="Arial" w:cs="Arial"/>
          <w:sz w:val="24"/>
          <w:szCs w:val="24"/>
          <w:lang w:val="en-GB"/>
        </w:rPr>
        <w:t xml:space="preserve"> </w:t>
      </w:r>
      <w:r w:rsidRPr="00FB5D5B">
        <w:rPr>
          <w:rFonts w:ascii="Arial" w:hAnsi="Arial" w:cs="Arial"/>
          <w:sz w:val="24"/>
          <w:szCs w:val="24"/>
          <w:lang w:val="en-GB"/>
        </w:rPr>
        <w:t>in</w:t>
      </w:r>
      <w:r w:rsidR="00C468BE">
        <w:rPr>
          <w:rFonts w:ascii="Arial" w:hAnsi="Arial" w:cs="Arial"/>
          <w:sz w:val="24"/>
          <w:szCs w:val="24"/>
          <w:lang w:val="en-GB"/>
        </w:rPr>
        <w:t>to</w:t>
      </w:r>
      <w:r w:rsidRPr="00FB5D5B">
        <w:rPr>
          <w:rFonts w:ascii="Arial" w:hAnsi="Arial" w:cs="Arial"/>
          <w:sz w:val="24"/>
          <w:szCs w:val="24"/>
          <w:lang w:val="en-GB"/>
        </w:rPr>
        <w:t xml:space="preserve"> </w:t>
      </w:r>
      <w:r w:rsidRPr="00405658">
        <w:rPr>
          <w:rFonts w:ascii="Arial" w:hAnsi="Arial" w:cs="Arial"/>
          <w:sz w:val="24"/>
          <w:szCs w:val="24"/>
          <w:lang w:val="en-GB"/>
        </w:rPr>
        <w:t>ecological studies</w:t>
      </w:r>
      <w:r w:rsidRPr="00FB5D5B">
        <w:rPr>
          <w:rFonts w:ascii="Arial" w:hAnsi="Arial" w:cs="Arial"/>
          <w:sz w:val="24"/>
          <w:szCs w:val="24"/>
          <w:lang w:val="en-GB"/>
        </w:rPr>
        <w:t xml:space="preserve">. </w:t>
      </w:r>
      <w:r w:rsidR="00C468BE">
        <w:rPr>
          <w:rFonts w:ascii="Arial" w:hAnsi="Arial" w:cs="Arial"/>
          <w:sz w:val="24"/>
          <w:szCs w:val="24"/>
          <w:lang w:val="en-GB"/>
        </w:rPr>
        <w:t xml:space="preserve">Despite its </w:t>
      </w:r>
      <w:r w:rsidRPr="00405658">
        <w:rPr>
          <w:rFonts w:ascii="Arial" w:hAnsi="Arial" w:cs="Arial"/>
          <w:sz w:val="24"/>
          <w:szCs w:val="24"/>
          <w:lang w:val="en-GB"/>
        </w:rPr>
        <w:t xml:space="preserve">advantages; </w:t>
      </w:r>
      <w:r w:rsidR="00C468BE">
        <w:rPr>
          <w:rFonts w:ascii="Arial" w:hAnsi="Arial" w:cs="Arial"/>
          <w:sz w:val="24"/>
          <w:szCs w:val="24"/>
          <w:lang w:val="en-GB"/>
        </w:rPr>
        <w:t>challenges remain</w:t>
      </w:r>
      <w:r w:rsidRPr="00405658">
        <w:rPr>
          <w:rFonts w:ascii="Arial" w:hAnsi="Arial" w:cs="Arial"/>
          <w:sz w:val="24"/>
          <w:szCs w:val="24"/>
          <w:lang w:val="en-GB"/>
        </w:rPr>
        <w:t xml:space="preserve">, </w:t>
      </w:r>
      <w:r w:rsidR="00C468BE">
        <w:rPr>
          <w:rFonts w:ascii="Arial" w:hAnsi="Arial" w:cs="Arial"/>
          <w:sz w:val="24"/>
          <w:szCs w:val="24"/>
          <w:lang w:val="en-GB"/>
        </w:rPr>
        <w:t xml:space="preserve">including limited </w:t>
      </w:r>
      <w:r w:rsidRPr="00405658">
        <w:rPr>
          <w:rFonts w:ascii="Arial" w:hAnsi="Arial" w:cs="Arial"/>
          <w:sz w:val="24"/>
          <w:szCs w:val="24"/>
          <w:lang w:val="en-GB"/>
        </w:rPr>
        <w:t xml:space="preserve">knowledge </w:t>
      </w:r>
      <w:r w:rsidR="00C468BE" w:rsidRPr="00CB14BE">
        <w:rPr>
          <w:rFonts w:ascii="Arial" w:hAnsi="Arial" w:cs="Arial"/>
          <w:sz w:val="24"/>
          <w:szCs w:val="24"/>
          <w:lang w:val="en-GB"/>
        </w:rPr>
        <w:t xml:space="preserve">of species-specific </w:t>
      </w:r>
      <w:r w:rsidR="0046400C">
        <w:rPr>
          <w:rFonts w:ascii="Arial" w:hAnsi="Arial" w:cs="Arial"/>
          <w:sz w:val="24"/>
          <w:szCs w:val="24"/>
          <w:lang w:val="en-GB"/>
        </w:rPr>
        <w:t xml:space="preserve">acoustic </w:t>
      </w:r>
      <w:r w:rsidRPr="00405658">
        <w:rPr>
          <w:rFonts w:ascii="Arial" w:hAnsi="Arial" w:cs="Arial"/>
          <w:sz w:val="24"/>
          <w:szCs w:val="24"/>
          <w:lang w:val="en-GB"/>
        </w:rPr>
        <w:t>repertoire</w:t>
      </w:r>
      <w:r w:rsidR="0046400C">
        <w:rPr>
          <w:rFonts w:ascii="Arial" w:hAnsi="Arial" w:cs="Arial"/>
          <w:sz w:val="24"/>
          <w:szCs w:val="24"/>
          <w:lang w:val="en-GB"/>
        </w:rPr>
        <w:t>s</w:t>
      </w:r>
      <w:r w:rsidRPr="00405658">
        <w:rPr>
          <w:rFonts w:ascii="Arial" w:hAnsi="Arial" w:cs="Arial"/>
          <w:sz w:val="24"/>
          <w:szCs w:val="24"/>
          <w:lang w:val="en-GB"/>
        </w:rPr>
        <w:t xml:space="preserve"> and the </w:t>
      </w:r>
      <w:r w:rsidR="00C468BE">
        <w:rPr>
          <w:rFonts w:ascii="Arial" w:hAnsi="Arial" w:cs="Arial"/>
          <w:sz w:val="24"/>
          <w:szCs w:val="24"/>
          <w:lang w:val="en-GB"/>
        </w:rPr>
        <w:t>need</w:t>
      </w:r>
      <w:r w:rsidR="00C468BE" w:rsidRPr="00405658">
        <w:rPr>
          <w:rFonts w:ascii="Arial" w:hAnsi="Arial" w:cs="Arial"/>
          <w:sz w:val="24"/>
          <w:szCs w:val="24"/>
          <w:lang w:val="en-GB"/>
        </w:rPr>
        <w:t xml:space="preserve"> </w:t>
      </w:r>
      <w:r w:rsidR="00C468BE">
        <w:rPr>
          <w:rFonts w:ascii="Arial" w:hAnsi="Arial" w:cs="Arial"/>
          <w:sz w:val="24"/>
          <w:szCs w:val="24"/>
          <w:lang w:val="en-GB"/>
        </w:rPr>
        <w:t>for</w:t>
      </w:r>
      <w:r w:rsidR="00C468BE" w:rsidRPr="00405658">
        <w:rPr>
          <w:rFonts w:ascii="Arial" w:hAnsi="Arial" w:cs="Arial"/>
          <w:sz w:val="24"/>
          <w:szCs w:val="24"/>
          <w:lang w:val="en-GB"/>
        </w:rPr>
        <w:t xml:space="preserve"> </w:t>
      </w:r>
      <w:r w:rsidRPr="00405658">
        <w:rPr>
          <w:rFonts w:ascii="Arial" w:hAnsi="Arial" w:cs="Arial"/>
          <w:sz w:val="24"/>
          <w:szCs w:val="24"/>
          <w:lang w:val="en-GB"/>
        </w:rPr>
        <w:t xml:space="preserve">robust </w:t>
      </w:r>
      <w:r w:rsidR="00D07ADF">
        <w:rPr>
          <w:rFonts w:ascii="Arial" w:hAnsi="Arial" w:cs="Arial"/>
          <w:sz w:val="24"/>
          <w:szCs w:val="24"/>
          <w:lang w:val="en-GB"/>
        </w:rPr>
        <w:t xml:space="preserve">acoustic </w:t>
      </w:r>
      <w:r w:rsidR="000E12BC">
        <w:rPr>
          <w:rFonts w:ascii="Arial" w:hAnsi="Arial" w:cs="Arial"/>
          <w:sz w:val="24"/>
          <w:szCs w:val="24"/>
          <w:lang w:val="en-GB"/>
        </w:rPr>
        <w:t xml:space="preserve">classification </w:t>
      </w:r>
      <w:r w:rsidRPr="00FB5D5B">
        <w:rPr>
          <w:rFonts w:ascii="Arial" w:hAnsi="Arial" w:cs="Arial"/>
          <w:sz w:val="24"/>
          <w:szCs w:val="24"/>
          <w:lang w:val="en-GB"/>
        </w:rPr>
        <w:t>tools.</w:t>
      </w:r>
      <w:r w:rsidRPr="00405658">
        <w:rPr>
          <w:rFonts w:ascii="Arial" w:hAnsi="Arial" w:cs="Arial"/>
          <w:sz w:val="24"/>
          <w:szCs w:val="24"/>
          <w:lang w:val="en-GB"/>
        </w:rPr>
        <w:t xml:space="preserve"> </w:t>
      </w:r>
      <w:r w:rsidR="00C468BE">
        <w:rPr>
          <w:rFonts w:ascii="Arial" w:hAnsi="Arial" w:cs="Arial"/>
          <w:sz w:val="24"/>
          <w:szCs w:val="24"/>
          <w:lang w:val="en-GB"/>
        </w:rPr>
        <w:t xml:space="preserve"> Here,</w:t>
      </w:r>
      <w:r w:rsidRPr="00FB5D5B">
        <w:rPr>
          <w:rFonts w:ascii="Arial" w:hAnsi="Arial" w:cs="Arial"/>
          <w:sz w:val="24"/>
          <w:szCs w:val="24"/>
          <w:lang w:val="en-GB"/>
        </w:rPr>
        <w:t xml:space="preserve"> we developed a machine learning-based classifier for dolphin whistles in the Santos Basin, a ~350,000 km² area along the south and southeast coast of Brazil (Southwest Atlantic). Using a reference dataset from a long-term cetacean survey, we trained and validated random forest </w:t>
      </w:r>
      <w:r w:rsidR="00C468BE">
        <w:rPr>
          <w:rFonts w:ascii="Arial" w:hAnsi="Arial" w:cs="Arial"/>
          <w:sz w:val="24"/>
          <w:szCs w:val="24"/>
          <w:lang w:val="en-GB"/>
        </w:rPr>
        <w:t>models</w:t>
      </w:r>
      <w:r w:rsidR="00C468BE" w:rsidRPr="00FB5D5B">
        <w:rPr>
          <w:rFonts w:ascii="Arial" w:hAnsi="Arial" w:cs="Arial"/>
          <w:sz w:val="24"/>
          <w:szCs w:val="24"/>
          <w:lang w:val="en-GB"/>
        </w:rPr>
        <w:t xml:space="preserve"> </w:t>
      </w:r>
      <w:r w:rsidRPr="00FB5D5B">
        <w:rPr>
          <w:rFonts w:ascii="Arial" w:hAnsi="Arial" w:cs="Arial"/>
          <w:sz w:val="24"/>
          <w:szCs w:val="24"/>
          <w:lang w:val="en-GB"/>
        </w:rPr>
        <w:t>on whistle data from seven dolphin species (Delphinidae: Odontoceti), achieving an overall balanced accuracy of 80%.</w:t>
      </w:r>
      <w:r w:rsidRPr="00405658">
        <w:rPr>
          <w:rFonts w:ascii="Arial" w:hAnsi="Arial" w:cs="Arial"/>
          <w:sz w:val="24"/>
          <w:szCs w:val="24"/>
          <w:lang w:val="en-GB"/>
        </w:rPr>
        <w:t xml:space="preserve"> </w:t>
      </w:r>
      <w:r w:rsidR="00C468BE">
        <w:rPr>
          <w:rFonts w:ascii="Arial" w:hAnsi="Arial" w:cs="Arial"/>
          <w:sz w:val="24"/>
          <w:szCs w:val="24"/>
          <w:lang w:val="en-GB"/>
        </w:rPr>
        <w:t>While</w:t>
      </w:r>
      <w:r w:rsidR="00C468BE" w:rsidRPr="00FB5D5B">
        <w:rPr>
          <w:rFonts w:ascii="Arial" w:hAnsi="Arial" w:cs="Arial"/>
          <w:sz w:val="24"/>
          <w:szCs w:val="24"/>
          <w:lang w:val="en-GB"/>
        </w:rPr>
        <w:t xml:space="preserve"> </w:t>
      </w:r>
      <w:r w:rsidRPr="00FB5D5B">
        <w:rPr>
          <w:rFonts w:ascii="Arial" w:hAnsi="Arial" w:cs="Arial"/>
          <w:sz w:val="24"/>
          <w:szCs w:val="24"/>
          <w:lang w:val="en-GB"/>
        </w:rPr>
        <w:t>performance</w:t>
      </w:r>
      <w:r w:rsidR="00C468BE">
        <w:rPr>
          <w:rFonts w:ascii="Arial" w:hAnsi="Arial" w:cs="Arial"/>
          <w:sz w:val="24"/>
          <w:szCs w:val="24"/>
          <w:lang w:val="en-GB"/>
        </w:rPr>
        <w:t xml:space="preserve"> was</w:t>
      </w:r>
      <w:r w:rsidR="00C468BE" w:rsidRPr="00C468BE">
        <w:rPr>
          <w:rFonts w:ascii="Arial" w:hAnsi="Arial" w:cs="Arial"/>
          <w:sz w:val="24"/>
          <w:szCs w:val="24"/>
          <w:lang w:val="en-GB"/>
        </w:rPr>
        <w:t xml:space="preserve"> </w:t>
      </w:r>
      <w:r w:rsidR="00C468BE">
        <w:rPr>
          <w:rFonts w:ascii="Arial" w:hAnsi="Arial" w:cs="Arial"/>
          <w:sz w:val="24"/>
          <w:szCs w:val="24"/>
          <w:lang w:val="en-GB"/>
        </w:rPr>
        <w:t xml:space="preserve">generally </w:t>
      </w:r>
      <w:r w:rsidR="00C468BE" w:rsidRPr="00FB5D5B">
        <w:rPr>
          <w:rFonts w:ascii="Arial" w:hAnsi="Arial" w:cs="Arial"/>
          <w:sz w:val="24"/>
          <w:szCs w:val="24"/>
          <w:lang w:val="en-GB"/>
        </w:rPr>
        <w:t>strong</w:t>
      </w:r>
      <w:r w:rsidRPr="00FB5D5B">
        <w:rPr>
          <w:rFonts w:ascii="Arial" w:hAnsi="Arial" w:cs="Arial"/>
          <w:sz w:val="24"/>
          <w:szCs w:val="24"/>
          <w:lang w:val="en-GB"/>
        </w:rPr>
        <w:t>, int</w:t>
      </w:r>
      <w:r w:rsidR="00676783">
        <w:rPr>
          <w:rFonts w:ascii="Arial" w:hAnsi="Arial" w:cs="Arial"/>
          <w:sz w:val="24"/>
          <w:szCs w:val="24"/>
          <w:lang w:val="en-GB"/>
        </w:rPr>
        <w:t>ra</w:t>
      </w:r>
      <w:r w:rsidRPr="00FB5D5B">
        <w:rPr>
          <w:rFonts w:ascii="Arial" w:hAnsi="Arial" w:cs="Arial"/>
          <w:sz w:val="24"/>
          <w:szCs w:val="24"/>
          <w:lang w:val="en-GB"/>
        </w:rPr>
        <w:t xml:space="preserve">species variation </w:t>
      </w:r>
      <w:r w:rsidR="00E418CC">
        <w:rPr>
          <w:rFonts w:ascii="Arial" w:hAnsi="Arial" w:cs="Arial"/>
          <w:sz w:val="24"/>
          <w:szCs w:val="24"/>
          <w:lang w:val="en-GB"/>
        </w:rPr>
        <w:t xml:space="preserve">suggested </w:t>
      </w:r>
      <w:r w:rsidRPr="00FB5D5B">
        <w:rPr>
          <w:rFonts w:ascii="Arial" w:hAnsi="Arial" w:cs="Arial"/>
          <w:sz w:val="24"/>
          <w:szCs w:val="24"/>
          <w:lang w:val="en-GB"/>
        </w:rPr>
        <w:t xml:space="preserve">behavioral influences on </w:t>
      </w:r>
      <w:r w:rsidR="00E418CC">
        <w:rPr>
          <w:rFonts w:ascii="Arial" w:hAnsi="Arial" w:cs="Arial"/>
          <w:sz w:val="24"/>
          <w:szCs w:val="24"/>
          <w:lang w:val="en-GB"/>
        </w:rPr>
        <w:t>whistle characteristics</w:t>
      </w:r>
      <w:r w:rsidRPr="00FB5D5B">
        <w:rPr>
          <w:rFonts w:ascii="Arial" w:hAnsi="Arial" w:cs="Arial"/>
          <w:sz w:val="24"/>
          <w:szCs w:val="24"/>
          <w:lang w:val="en-GB"/>
        </w:rPr>
        <w:t>. To improve classification</w:t>
      </w:r>
      <w:r w:rsidRPr="00405658">
        <w:rPr>
          <w:rFonts w:ascii="Arial" w:hAnsi="Arial" w:cs="Arial"/>
          <w:sz w:val="24"/>
          <w:szCs w:val="24"/>
          <w:lang w:val="en-GB"/>
        </w:rPr>
        <w:t xml:space="preserve"> for low</w:t>
      </w:r>
      <w:r w:rsidR="00E418CC">
        <w:rPr>
          <w:rFonts w:ascii="Arial" w:hAnsi="Arial" w:cs="Arial"/>
          <w:sz w:val="24"/>
          <w:szCs w:val="24"/>
          <w:lang w:val="en-GB"/>
        </w:rPr>
        <w:t>er</w:t>
      </w:r>
      <w:r w:rsidR="00676783">
        <w:rPr>
          <w:rFonts w:ascii="Arial" w:hAnsi="Arial" w:cs="Arial"/>
          <w:sz w:val="24"/>
          <w:szCs w:val="24"/>
          <w:lang w:val="en-GB"/>
        </w:rPr>
        <w:t xml:space="preserve"> </w:t>
      </w:r>
      <w:r w:rsidRPr="00405658">
        <w:rPr>
          <w:rFonts w:ascii="Arial" w:hAnsi="Arial" w:cs="Arial"/>
          <w:sz w:val="24"/>
          <w:szCs w:val="24"/>
          <w:lang w:val="en-GB"/>
        </w:rPr>
        <w:t>performance species</w:t>
      </w:r>
      <w:r w:rsidRPr="00FB5D5B">
        <w:rPr>
          <w:rFonts w:ascii="Arial" w:hAnsi="Arial" w:cs="Arial"/>
          <w:sz w:val="24"/>
          <w:szCs w:val="24"/>
          <w:lang w:val="en-GB"/>
        </w:rPr>
        <w:t xml:space="preserve">, we developed a meta-classifier that integrates predictions from models trained </w:t>
      </w:r>
      <w:r w:rsidR="00E418CC">
        <w:rPr>
          <w:rFonts w:ascii="Arial" w:hAnsi="Arial" w:cs="Arial"/>
          <w:sz w:val="24"/>
          <w:szCs w:val="24"/>
          <w:lang w:val="en-GB"/>
        </w:rPr>
        <w:t>with</w:t>
      </w:r>
      <w:r w:rsidR="00E418CC" w:rsidRPr="00FB5D5B">
        <w:rPr>
          <w:rFonts w:ascii="Arial" w:hAnsi="Arial" w:cs="Arial"/>
          <w:sz w:val="24"/>
          <w:szCs w:val="24"/>
          <w:lang w:val="en-GB"/>
        </w:rPr>
        <w:t xml:space="preserve"> </w:t>
      </w:r>
      <w:r w:rsidRPr="00FB5D5B">
        <w:rPr>
          <w:rFonts w:ascii="Arial" w:hAnsi="Arial" w:cs="Arial"/>
          <w:sz w:val="24"/>
          <w:szCs w:val="24"/>
          <w:lang w:val="en-GB"/>
        </w:rPr>
        <w:t>different data partitioning strategies and levels</w:t>
      </w:r>
      <w:r w:rsidR="00E418CC">
        <w:rPr>
          <w:rFonts w:ascii="Arial" w:hAnsi="Arial" w:cs="Arial"/>
          <w:sz w:val="24"/>
          <w:szCs w:val="24"/>
          <w:lang w:val="en-GB"/>
        </w:rPr>
        <w:t xml:space="preserve">: </w:t>
      </w:r>
      <w:r w:rsidRPr="00FB5D5B">
        <w:rPr>
          <w:rFonts w:ascii="Arial" w:hAnsi="Arial" w:cs="Arial"/>
          <w:sz w:val="24"/>
          <w:szCs w:val="24"/>
          <w:lang w:val="en-GB"/>
        </w:rPr>
        <w:t>individual whistles and acoustic events</w:t>
      </w:r>
      <w:r w:rsidR="00AB1857">
        <w:rPr>
          <w:rFonts w:ascii="Arial" w:hAnsi="Arial" w:cs="Arial"/>
          <w:sz w:val="24"/>
          <w:szCs w:val="24"/>
          <w:lang w:val="en-GB"/>
        </w:rPr>
        <w:t xml:space="preserve"> </w:t>
      </w:r>
      <w:r w:rsidR="00BC3EB4" w:rsidRPr="00BC3EB4">
        <w:rPr>
          <w:rFonts w:ascii="Arial" w:hAnsi="Arial" w:cs="Arial"/>
          <w:sz w:val="24"/>
          <w:szCs w:val="24"/>
          <w:lang w:val="en-GB"/>
        </w:rPr>
        <w:t>(</w:t>
      </w:r>
      <w:r w:rsidR="00BC3EB4" w:rsidRPr="00CB14BE">
        <w:rPr>
          <w:rFonts w:ascii="Arial" w:hAnsi="Arial" w:cs="Arial"/>
          <w:sz w:val="24"/>
          <w:szCs w:val="24"/>
          <w:lang w:val="en-GB"/>
        </w:rPr>
        <w:t>set of whistles recorded during</w:t>
      </w:r>
      <w:r w:rsidR="005A0CB1">
        <w:rPr>
          <w:rFonts w:ascii="Arial" w:hAnsi="Arial" w:cs="Arial"/>
          <w:sz w:val="24"/>
          <w:szCs w:val="24"/>
          <w:lang w:val="en-GB"/>
        </w:rPr>
        <w:t xml:space="preserve"> </w:t>
      </w:r>
      <w:r w:rsidR="00BC3EB4" w:rsidRPr="00BC3EB4">
        <w:rPr>
          <w:rFonts w:ascii="Arial" w:hAnsi="Arial" w:cs="Arial"/>
          <w:sz w:val="24"/>
          <w:szCs w:val="24"/>
          <w:lang w:val="en-GB"/>
        </w:rPr>
        <w:t>dolphin encounter</w:t>
      </w:r>
      <w:r w:rsidR="00E418CC">
        <w:rPr>
          <w:rFonts w:ascii="Arial" w:hAnsi="Arial" w:cs="Arial"/>
          <w:sz w:val="24"/>
          <w:szCs w:val="24"/>
          <w:lang w:val="en-GB"/>
        </w:rPr>
        <w:t>s</w:t>
      </w:r>
      <w:r w:rsidRPr="00BC3EB4">
        <w:rPr>
          <w:rFonts w:ascii="Arial" w:hAnsi="Arial" w:cs="Arial"/>
          <w:sz w:val="24"/>
          <w:szCs w:val="24"/>
          <w:lang w:val="en-GB"/>
        </w:rPr>
        <w:t>).</w:t>
      </w:r>
      <w:r w:rsidRPr="00405658">
        <w:rPr>
          <w:rFonts w:ascii="Arial" w:hAnsi="Arial" w:cs="Arial"/>
          <w:sz w:val="24"/>
          <w:szCs w:val="24"/>
          <w:lang w:val="en-GB"/>
        </w:rPr>
        <w:t xml:space="preserve"> </w:t>
      </w:r>
      <w:r w:rsidRPr="00FB5D5B">
        <w:rPr>
          <w:rFonts w:ascii="Arial" w:hAnsi="Arial" w:cs="Arial"/>
          <w:sz w:val="24"/>
          <w:szCs w:val="24"/>
          <w:lang w:val="en-GB"/>
        </w:rPr>
        <w:t>We propose a practical workflow for species</w:t>
      </w:r>
      <w:r w:rsidR="00E418CC">
        <w:rPr>
          <w:rFonts w:ascii="Arial" w:hAnsi="Arial" w:cs="Arial"/>
          <w:sz w:val="24"/>
          <w:szCs w:val="24"/>
          <w:lang w:val="en-GB"/>
        </w:rPr>
        <w:t>-level</w:t>
      </w:r>
      <w:r w:rsidRPr="00FB5D5B">
        <w:rPr>
          <w:rFonts w:ascii="Arial" w:hAnsi="Arial" w:cs="Arial"/>
          <w:sz w:val="24"/>
          <w:szCs w:val="24"/>
          <w:lang w:val="en-GB"/>
        </w:rPr>
        <w:t xml:space="preserve"> classification of dolphin whistle groups </w:t>
      </w:r>
      <w:r w:rsidR="00E418CC" w:rsidRPr="00FB5D5B">
        <w:rPr>
          <w:rFonts w:ascii="Arial" w:hAnsi="Arial" w:cs="Arial"/>
          <w:sz w:val="24"/>
          <w:szCs w:val="24"/>
          <w:lang w:val="en-GB"/>
        </w:rPr>
        <w:t>combin</w:t>
      </w:r>
      <w:r w:rsidR="00E418CC">
        <w:rPr>
          <w:rFonts w:ascii="Arial" w:hAnsi="Arial" w:cs="Arial"/>
          <w:sz w:val="24"/>
          <w:szCs w:val="24"/>
          <w:lang w:val="en-GB"/>
        </w:rPr>
        <w:t>ing</w:t>
      </w:r>
      <w:r w:rsidR="00E418CC" w:rsidRPr="00FB5D5B">
        <w:rPr>
          <w:rFonts w:ascii="Arial" w:hAnsi="Arial" w:cs="Arial"/>
          <w:sz w:val="24"/>
          <w:szCs w:val="24"/>
          <w:lang w:val="en-GB"/>
        </w:rPr>
        <w:t xml:space="preserve"> </w:t>
      </w:r>
      <w:r w:rsidRPr="00FB5D5B">
        <w:rPr>
          <w:rFonts w:ascii="Arial" w:hAnsi="Arial" w:cs="Arial"/>
          <w:sz w:val="24"/>
          <w:szCs w:val="24"/>
          <w:lang w:val="en-GB"/>
        </w:rPr>
        <w:t xml:space="preserve">multiple models to optimize accuracy, recall, and robustness. This framework </w:t>
      </w:r>
      <w:r w:rsidR="00E418CC">
        <w:rPr>
          <w:rFonts w:ascii="Arial" w:hAnsi="Arial" w:cs="Arial"/>
          <w:sz w:val="24"/>
          <w:szCs w:val="24"/>
          <w:lang w:val="en-GB"/>
        </w:rPr>
        <w:t>aligns with</w:t>
      </w:r>
      <w:r w:rsidR="00E418CC" w:rsidRPr="00FB5D5B">
        <w:rPr>
          <w:rFonts w:ascii="Arial" w:hAnsi="Arial" w:cs="Arial"/>
          <w:sz w:val="24"/>
          <w:szCs w:val="24"/>
          <w:lang w:val="en-GB"/>
        </w:rPr>
        <w:t xml:space="preserve"> </w:t>
      </w:r>
      <w:r w:rsidRPr="00FB5D5B">
        <w:rPr>
          <w:rFonts w:ascii="Arial" w:hAnsi="Arial" w:cs="Arial"/>
          <w:sz w:val="24"/>
          <w:szCs w:val="24"/>
          <w:lang w:val="en-GB"/>
        </w:rPr>
        <w:t xml:space="preserve">real-world conditions, where each test sample typically </w:t>
      </w:r>
      <w:r w:rsidR="00E418CC">
        <w:rPr>
          <w:rFonts w:ascii="Arial" w:hAnsi="Arial" w:cs="Arial"/>
          <w:sz w:val="24"/>
          <w:szCs w:val="24"/>
          <w:lang w:val="en-GB"/>
        </w:rPr>
        <w:t xml:space="preserve">compromises </w:t>
      </w:r>
      <w:r w:rsidR="006101F4">
        <w:rPr>
          <w:rFonts w:ascii="Arial" w:hAnsi="Arial" w:cs="Arial"/>
          <w:sz w:val="24"/>
          <w:szCs w:val="24"/>
          <w:lang w:val="en-GB"/>
        </w:rPr>
        <w:t xml:space="preserve">multiple </w:t>
      </w:r>
      <w:r w:rsidR="00E418CC">
        <w:rPr>
          <w:rFonts w:ascii="Arial" w:hAnsi="Arial" w:cs="Arial"/>
          <w:sz w:val="24"/>
          <w:szCs w:val="24"/>
          <w:lang w:val="en-GB"/>
        </w:rPr>
        <w:t>whistles</w:t>
      </w:r>
      <w:r w:rsidR="00E418CC" w:rsidRPr="00FB5D5B">
        <w:rPr>
          <w:rFonts w:ascii="Arial" w:hAnsi="Arial" w:cs="Arial"/>
          <w:sz w:val="24"/>
          <w:szCs w:val="24"/>
          <w:lang w:val="en-GB"/>
        </w:rPr>
        <w:t xml:space="preserve"> </w:t>
      </w:r>
      <w:r w:rsidRPr="00FB5D5B">
        <w:rPr>
          <w:rFonts w:ascii="Arial" w:hAnsi="Arial" w:cs="Arial"/>
          <w:sz w:val="24"/>
          <w:szCs w:val="24"/>
          <w:lang w:val="en-GB"/>
        </w:rPr>
        <w:t xml:space="preserve">from a single acoustic event. Our methodology is generalizable and can be adapted to support ecological studies and conservation </w:t>
      </w:r>
      <w:r w:rsidR="005A0CB1">
        <w:rPr>
          <w:rFonts w:ascii="Arial" w:hAnsi="Arial" w:cs="Arial"/>
          <w:sz w:val="24"/>
          <w:szCs w:val="24"/>
          <w:lang w:val="en-GB"/>
        </w:rPr>
        <w:t>efforts for</w:t>
      </w:r>
      <w:r w:rsidR="005A0CB1" w:rsidRPr="00FB5D5B">
        <w:rPr>
          <w:rFonts w:ascii="Arial" w:hAnsi="Arial" w:cs="Arial"/>
          <w:sz w:val="24"/>
          <w:szCs w:val="24"/>
          <w:lang w:val="en-GB"/>
        </w:rPr>
        <w:t xml:space="preserve"> </w:t>
      </w:r>
      <w:r w:rsidRPr="00FB5D5B">
        <w:rPr>
          <w:rFonts w:ascii="Arial" w:hAnsi="Arial" w:cs="Arial"/>
          <w:sz w:val="24"/>
          <w:szCs w:val="24"/>
          <w:lang w:val="en-GB"/>
        </w:rPr>
        <w:t>delphinids</w:t>
      </w:r>
      <w:r w:rsidR="00DE5AD5">
        <w:rPr>
          <w:rFonts w:ascii="Arial" w:hAnsi="Arial" w:cs="Arial"/>
          <w:sz w:val="24"/>
          <w:szCs w:val="24"/>
          <w:lang w:val="en-GB"/>
        </w:rPr>
        <w:t xml:space="preserve"> and other </w:t>
      </w:r>
      <w:r w:rsidR="00950614">
        <w:rPr>
          <w:rFonts w:ascii="Arial" w:hAnsi="Arial" w:cs="Arial"/>
          <w:sz w:val="24"/>
          <w:szCs w:val="24"/>
          <w:lang w:val="en-GB"/>
        </w:rPr>
        <w:t xml:space="preserve">marine </w:t>
      </w:r>
      <w:r w:rsidR="005A0CB1">
        <w:rPr>
          <w:rFonts w:ascii="Arial" w:hAnsi="Arial" w:cs="Arial"/>
          <w:sz w:val="24"/>
          <w:szCs w:val="24"/>
          <w:lang w:val="en-GB"/>
        </w:rPr>
        <w:t>or</w:t>
      </w:r>
      <w:r w:rsidR="00950614">
        <w:rPr>
          <w:rFonts w:ascii="Arial" w:hAnsi="Arial" w:cs="Arial"/>
          <w:sz w:val="24"/>
          <w:szCs w:val="24"/>
          <w:lang w:val="en-GB"/>
        </w:rPr>
        <w:t xml:space="preserve"> terrestrial </w:t>
      </w:r>
      <w:r w:rsidR="00DE5AD5">
        <w:rPr>
          <w:rFonts w:ascii="Arial" w:hAnsi="Arial" w:cs="Arial"/>
          <w:sz w:val="24"/>
          <w:szCs w:val="24"/>
          <w:lang w:val="en-GB"/>
        </w:rPr>
        <w:t>species that produce tonal signals.</w:t>
      </w:r>
    </w:p>
    <w:bookmarkEnd w:id="3"/>
    <w:p w14:paraId="0C040CCA" w14:textId="77777777" w:rsidR="00405658" w:rsidRDefault="00405658" w:rsidP="00834E21">
      <w:pPr>
        <w:spacing w:line="360" w:lineRule="auto"/>
        <w:rPr>
          <w:rFonts w:ascii="Arial" w:hAnsi="Arial" w:cs="Arial"/>
          <w:sz w:val="24"/>
          <w:szCs w:val="24"/>
          <w:lang w:val="en-GB"/>
        </w:rPr>
      </w:pPr>
    </w:p>
    <w:p w14:paraId="3BE36090" w14:textId="5B70A516" w:rsidR="002558F9" w:rsidRDefault="002558F9" w:rsidP="00834E21">
      <w:pPr>
        <w:spacing w:line="360" w:lineRule="auto"/>
        <w:rPr>
          <w:rFonts w:ascii="Arial" w:hAnsi="Arial" w:cs="Arial"/>
          <w:sz w:val="24"/>
          <w:szCs w:val="24"/>
          <w:lang w:val="en-GB"/>
        </w:rPr>
      </w:pPr>
      <w:r>
        <w:rPr>
          <w:rFonts w:ascii="Arial" w:hAnsi="Arial" w:cs="Arial"/>
          <w:sz w:val="24"/>
          <w:szCs w:val="24"/>
          <w:lang w:val="en-GB"/>
        </w:rPr>
        <w:t xml:space="preserve">Key words: </w:t>
      </w:r>
      <w:r w:rsidR="00F313BF" w:rsidRPr="008C6C8A">
        <w:rPr>
          <w:rFonts w:ascii="Arial" w:hAnsi="Arial" w:cs="Arial"/>
          <w:lang w:val="en-GB"/>
        </w:rPr>
        <w:t xml:space="preserve">bioacoustics; passive acoustic monitoring; </w:t>
      </w:r>
      <w:r w:rsidR="00F313BF">
        <w:rPr>
          <w:rFonts w:ascii="Arial" w:hAnsi="Arial" w:cs="Arial"/>
          <w:lang w:val="en-GB"/>
        </w:rPr>
        <w:t>dolphins</w:t>
      </w:r>
      <w:r w:rsidR="00F313BF" w:rsidRPr="008C6C8A">
        <w:rPr>
          <w:rFonts w:ascii="Arial" w:hAnsi="Arial" w:cs="Arial"/>
          <w:lang w:val="en-GB"/>
        </w:rPr>
        <w:t>; whistles</w:t>
      </w:r>
      <w:r w:rsidR="0025096D">
        <w:rPr>
          <w:rFonts w:ascii="Arial" w:hAnsi="Arial" w:cs="Arial"/>
          <w:lang w:val="en-GB"/>
        </w:rPr>
        <w:t xml:space="preserve">; </w:t>
      </w:r>
      <w:r w:rsidR="00F313BF">
        <w:rPr>
          <w:rFonts w:ascii="Arial" w:hAnsi="Arial" w:cs="Arial"/>
          <w:lang w:val="en-GB"/>
        </w:rPr>
        <w:t>machine learning</w:t>
      </w:r>
      <w:r w:rsidR="00E457A8">
        <w:rPr>
          <w:rFonts w:ascii="Arial" w:hAnsi="Arial" w:cs="Arial"/>
          <w:lang w:val="en-GB"/>
        </w:rPr>
        <w:t>;</w:t>
      </w:r>
      <w:r w:rsidR="00F313BF">
        <w:rPr>
          <w:rFonts w:ascii="Arial" w:hAnsi="Arial" w:cs="Arial"/>
          <w:lang w:val="en-GB"/>
        </w:rPr>
        <w:t xml:space="preserve"> random forest</w:t>
      </w:r>
      <w:r w:rsidR="00E457A8">
        <w:rPr>
          <w:rFonts w:ascii="Arial" w:hAnsi="Arial" w:cs="Arial"/>
          <w:lang w:val="en-GB"/>
        </w:rPr>
        <w:t>;</w:t>
      </w:r>
      <w:r w:rsidR="00F313BF">
        <w:rPr>
          <w:rFonts w:ascii="Arial" w:hAnsi="Arial" w:cs="Arial"/>
          <w:lang w:val="en-GB"/>
        </w:rPr>
        <w:t xml:space="preserve"> </w:t>
      </w:r>
      <w:r w:rsidR="00F313BF" w:rsidRPr="008C6C8A">
        <w:rPr>
          <w:rFonts w:ascii="Arial" w:hAnsi="Arial" w:cs="Arial"/>
          <w:lang w:val="en-GB"/>
        </w:rPr>
        <w:t>species classifier</w:t>
      </w:r>
      <w:r w:rsidR="00F313BF">
        <w:rPr>
          <w:rFonts w:ascii="Arial" w:hAnsi="Arial" w:cs="Arial"/>
          <w:lang w:val="en-GB"/>
        </w:rPr>
        <w:t xml:space="preserve">. </w:t>
      </w:r>
      <w:ins w:id="4" w:author="Alexandre Douglas Paro" w:date="2025-07-02T12:36:00Z" w16du:dateUtc="2025-07-02T15:36:00Z">
        <w:r w:rsidR="00C468BE">
          <w:rPr>
            <w:rFonts w:ascii="Arial" w:hAnsi="Arial" w:cs="Arial"/>
            <w:lang w:val="en-GB"/>
          </w:rPr>
          <w:t xml:space="preserve"> </w:t>
        </w:r>
      </w:ins>
    </w:p>
    <w:p w14:paraId="4A07666D" w14:textId="77777777" w:rsidR="0088176F" w:rsidRDefault="0088176F" w:rsidP="00DD5490">
      <w:pPr>
        <w:spacing w:line="360" w:lineRule="auto"/>
        <w:jc w:val="center"/>
        <w:rPr>
          <w:rFonts w:ascii="Arial" w:hAnsi="Arial" w:cs="Arial"/>
          <w:sz w:val="24"/>
          <w:szCs w:val="24"/>
          <w:lang w:val="en-GB"/>
        </w:rPr>
      </w:pPr>
    </w:p>
    <w:p w14:paraId="1E419712" w14:textId="77777777" w:rsidR="0088176F" w:rsidRDefault="0088176F" w:rsidP="00DD5490">
      <w:pPr>
        <w:spacing w:line="360" w:lineRule="auto"/>
        <w:jc w:val="center"/>
        <w:rPr>
          <w:rFonts w:ascii="Arial" w:hAnsi="Arial" w:cs="Arial"/>
          <w:sz w:val="24"/>
          <w:szCs w:val="24"/>
          <w:lang w:val="en-GB"/>
        </w:rPr>
      </w:pPr>
    </w:p>
    <w:p w14:paraId="5EAD6DC2" w14:textId="77777777" w:rsidR="00DD5490" w:rsidRPr="00770718" w:rsidRDefault="00DD5490" w:rsidP="00DD5490">
      <w:pPr>
        <w:spacing w:line="360" w:lineRule="auto"/>
        <w:jc w:val="both"/>
        <w:rPr>
          <w:rFonts w:ascii="Arial" w:hAnsi="Arial" w:cs="Arial"/>
          <w:b/>
          <w:bCs/>
          <w:sz w:val="24"/>
          <w:szCs w:val="24"/>
          <w:lang w:val="en-GB"/>
        </w:rPr>
      </w:pPr>
      <w:r w:rsidRPr="00770718">
        <w:rPr>
          <w:rFonts w:ascii="Arial" w:hAnsi="Arial" w:cs="Arial"/>
          <w:b/>
          <w:bCs/>
          <w:sz w:val="24"/>
          <w:szCs w:val="24"/>
          <w:lang w:val="en-GB"/>
        </w:rPr>
        <w:t>INTRODUCTION</w:t>
      </w:r>
    </w:p>
    <w:p w14:paraId="3E5890DB" w14:textId="6B0B4CE7" w:rsidR="00DD5490" w:rsidRPr="00A15318" w:rsidRDefault="00DD5490" w:rsidP="00DD5490">
      <w:pPr>
        <w:pStyle w:val="Pr-formataoHTML"/>
        <w:spacing w:line="360" w:lineRule="auto"/>
        <w:ind w:firstLine="708"/>
        <w:jc w:val="both"/>
        <w:rPr>
          <w:rFonts w:ascii="Arial" w:eastAsia="Times New Roman" w:hAnsi="Arial" w:cs="Arial"/>
          <w:color w:val="1F1F1F"/>
          <w:sz w:val="24"/>
          <w:szCs w:val="24"/>
          <w:lang w:val="en" w:eastAsia="pt-BR"/>
          <w14:ligatures w14:val="none"/>
        </w:rPr>
      </w:pPr>
      <w:bookmarkStart w:id="5" w:name="_Hlk202357979"/>
      <w:r w:rsidRPr="00A15318">
        <w:rPr>
          <w:rFonts w:ascii="Arial" w:hAnsi="Arial" w:cs="Arial"/>
          <w:sz w:val="24"/>
          <w:szCs w:val="24"/>
          <w:lang w:val="en-GB"/>
        </w:rPr>
        <w:t xml:space="preserve">Passive Acoustic Monitoring (PAM) has proven to be an effective tool for studying the ecology of marine environments. Among vertebrates, marine mammals </w:t>
      </w:r>
      <w:bookmarkStart w:id="6" w:name="_Hlk202357937"/>
      <w:r w:rsidRPr="00A15318">
        <w:rPr>
          <w:rFonts w:ascii="Arial" w:hAnsi="Arial" w:cs="Arial"/>
          <w:sz w:val="24"/>
          <w:szCs w:val="24"/>
          <w:lang w:val="en-GB"/>
        </w:rPr>
        <w:t>are particularly notable for their rich and diverse acoustic repertoires, ranging from the low frequency calls and songs of baleen whales (</w:t>
      </w:r>
      <w:r w:rsidR="00577A8F">
        <w:rPr>
          <w:rFonts w:ascii="Arial" w:hAnsi="Arial" w:cs="Arial"/>
          <w:sz w:val="24"/>
          <w:szCs w:val="24"/>
          <w:lang w:val="en-GB"/>
        </w:rPr>
        <w:t xml:space="preserve">OLESON et al., 2003; </w:t>
      </w:r>
      <w:r w:rsidR="00577A8F" w:rsidRPr="00577A8F">
        <w:rPr>
          <w:rFonts w:ascii="Arial" w:hAnsi="Arial" w:cs="Arial"/>
          <w:sz w:val="24"/>
          <w:szCs w:val="24"/>
          <w:lang w:val="en-GB"/>
        </w:rPr>
        <w:t>ŠIROVIĆ</w:t>
      </w:r>
      <w:r w:rsidR="00577A8F">
        <w:rPr>
          <w:rFonts w:ascii="Arial" w:hAnsi="Arial" w:cs="Arial"/>
          <w:sz w:val="24"/>
          <w:szCs w:val="24"/>
          <w:lang w:val="en-GB"/>
        </w:rPr>
        <w:t xml:space="preserve"> et al., 2007; </w:t>
      </w:r>
      <w:r w:rsidR="00577A8F" w:rsidRPr="00577A8F">
        <w:rPr>
          <w:rFonts w:ascii="Arial" w:hAnsi="Arial" w:cs="Arial"/>
          <w:sz w:val="24"/>
          <w:szCs w:val="24"/>
          <w:lang w:val="en-GB"/>
        </w:rPr>
        <w:t>BAUMGARTNER</w:t>
      </w:r>
      <w:r w:rsidR="00577A8F">
        <w:rPr>
          <w:rFonts w:ascii="Arial" w:hAnsi="Arial" w:cs="Arial"/>
          <w:sz w:val="24"/>
          <w:szCs w:val="24"/>
          <w:lang w:val="en-GB"/>
        </w:rPr>
        <w:t xml:space="preserve"> et al., 2008</w:t>
      </w:r>
      <w:r w:rsidRPr="00A15318">
        <w:rPr>
          <w:rFonts w:ascii="Arial" w:hAnsi="Arial" w:cs="Arial"/>
          <w:sz w:val="24"/>
          <w:szCs w:val="24"/>
          <w:lang w:val="en-GB"/>
        </w:rPr>
        <w:t>) to mid and high frequency tonal and pulsed sounds produced by toothed whales and dolphins (AU, 19</w:t>
      </w:r>
      <w:r w:rsidR="007E06FB">
        <w:rPr>
          <w:rFonts w:ascii="Arial" w:hAnsi="Arial" w:cs="Arial"/>
          <w:sz w:val="24"/>
          <w:szCs w:val="24"/>
          <w:lang w:val="en-GB"/>
        </w:rPr>
        <w:t>93</w:t>
      </w:r>
      <w:r w:rsidRPr="00A15318">
        <w:rPr>
          <w:rFonts w:ascii="Arial" w:hAnsi="Arial" w:cs="Arial"/>
          <w:sz w:val="24"/>
          <w:szCs w:val="24"/>
          <w:lang w:val="en-GB"/>
        </w:rPr>
        <w:t xml:space="preserve">; </w:t>
      </w:r>
      <w:r w:rsidR="00E1139B">
        <w:rPr>
          <w:rFonts w:ascii="Arial" w:hAnsi="Arial" w:cs="Arial"/>
          <w:sz w:val="24"/>
          <w:szCs w:val="24"/>
          <w:lang w:val="en-GB"/>
        </w:rPr>
        <w:t xml:space="preserve">TYACK &amp; CLARK, </w:t>
      </w:r>
      <w:r w:rsidR="007E06FB">
        <w:rPr>
          <w:rFonts w:ascii="Arial" w:hAnsi="Arial" w:cs="Arial"/>
          <w:sz w:val="24"/>
          <w:szCs w:val="24"/>
          <w:lang w:val="en-GB"/>
        </w:rPr>
        <w:t xml:space="preserve">2000; </w:t>
      </w:r>
      <w:r w:rsidR="007E06FB">
        <w:rPr>
          <w:rFonts w:ascii="Arial" w:hAnsi="Arial" w:cs="Arial"/>
          <w:sz w:val="24"/>
          <w:szCs w:val="24"/>
          <w:lang w:val="en-GB"/>
        </w:rPr>
        <w:lastRenderedPageBreak/>
        <w:t xml:space="preserve">JANICK, 2009; </w:t>
      </w:r>
      <w:r w:rsidR="00074C72">
        <w:rPr>
          <w:rFonts w:ascii="Arial" w:hAnsi="Arial" w:cs="Arial"/>
          <w:sz w:val="24"/>
          <w:szCs w:val="24"/>
          <w:lang w:val="en-GB"/>
        </w:rPr>
        <w:t>LAMMERS &amp; OSWALD, 2015</w:t>
      </w:r>
      <w:r w:rsidRPr="00A15318">
        <w:rPr>
          <w:rFonts w:ascii="Arial" w:hAnsi="Arial" w:cs="Arial"/>
          <w:sz w:val="24"/>
          <w:szCs w:val="24"/>
          <w:lang w:val="en-GB"/>
        </w:rPr>
        <w:t xml:space="preserve">). </w:t>
      </w:r>
      <w:r w:rsidRPr="00A15318">
        <w:rPr>
          <w:rFonts w:ascii="Arial" w:hAnsi="Arial" w:cs="Arial"/>
          <w:sz w:val="24"/>
          <w:szCs w:val="24"/>
          <w:lang w:val="en-US"/>
        </w:rPr>
        <w:t xml:space="preserve">The use of PAM for the detection, localization, classification and density estimation of marine mammals is a well-established area of ​​study, which allows the use of these techniques to investigate important issues for marine mammal research and conservation (ZIMMER, 2011; </w:t>
      </w:r>
      <w:r w:rsidR="00144D7C">
        <w:rPr>
          <w:rFonts w:ascii="Arial" w:hAnsi="Arial" w:cs="Arial"/>
          <w:sz w:val="24"/>
          <w:szCs w:val="24"/>
          <w:lang w:val="en-US"/>
        </w:rPr>
        <w:t xml:space="preserve">SOUSA-LIMA et al., 2013; </w:t>
      </w:r>
      <w:r w:rsidRPr="00A15318">
        <w:rPr>
          <w:rFonts w:ascii="Arial" w:hAnsi="Arial" w:cs="Arial"/>
          <w:sz w:val="24"/>
          <w:szCs w:val="24"/>
          <w:lang w:val="en-US"/>
        </w:rPr>
        <w:t xml:space="preserve">MARQUES </w:t>
      </w:r>
      <w:r w:rsidRPr="00A15318">
        <w:rPr>
          <w:rFonts w:ascii="Arial" w:hAnsi="Arial" w:cs="Arial"/>
          <w:i/>
          <w:iCs/>
          <w:sz w:val="24"/>
          <w:szCs w:val="24"/>
          <w:lang w:val="en-US"/>
        </w:rPr>
        <w:t>et al</w:t>
      </w:r>
      <w:r w:rsidRPr="00A15318">
        <w:rPr>
          <w:rFonts w:ascii="Arial" w:hAnsi="Arial" w:cs="Arial"/>
          <w:sz w:val="24"/>
          <w:szCs w:val="24"/>
          <w:lang w:val="en-US"/>
        </w:rPr>
        <w:t xml:space="preserve">., 2013; DAVIS </w:t>
      </w:r>
      <w:r w:rsidRPr="00A15318">
        <w:rPr>
          <w:rFonts w:ascii="Arial" w:hAnsi="Arial" w:cs="Arial"/>
          <w:i/>
          <w:iCs/>
          <w:sz w:val="24"/>
          <w:szCs w:val="24"/>
          <w:lang w:val="en-US"/>
        </w:rPr>
        <w:t>et al</w:t>
      </w:r>
      <w:r w:rsidRPr="00A15318">
        <w:rPr>
          <w:rFonts w:ascii="Arial" w:hAnsi="Arial" w:cs="Arial"/>
          <w:sz w:val="24"/>
          <w:szCs w:val="24"/>
          <w:lang w:val="en-US"/>
        </w:rPr>
        <w:t>., 2020)</w:t>
      </w:r>
      <w:r w:rsidRPr="00A15318">
        <w:rPr>
          <w:rFonts w:ascii="Arial" w:hAnsi="Arial" w:cs="Arial"/>
          <w:sz w:val="24"/>
          <w:szCs w:val="24"/>
          <w:lang w:val="en-GB"/>
        </w:rPr>
        <w:t xml:space="preserve">. </w:t>
      </w:r>
      <w:r w:rsidRPr="00A15318">
        <w:rPr>
          <w:rFonts w:ascii="Arial" w:hAnsi="Arial" w:cs="Arial"/>
          <w:sz w:val="24"/>
          <w:szCs w:val="24"/>
          <w:lang w:val="en-US"/>
        </w:rPr>
        <w:t xml:space="preserve">When compared to visual surveys, PAM has several advantages such as the possibility </w:t>
      </w:r>
      <w:r w:rsidR="00074237">
        <w:rPr>
          <w:rFonts w:ascii="Arial" w:hAnsi="Arial" w:cs="Arial"/>
          <w:sz w:val="24"/>
          <w:szCs w:val="24"/>
          <w:lang w:val="en-US"/>
        </w:rPr>
        <w:t>of</w:t>
      </w:r>
      <w:r w:rsidR="00074237" w:rsidRPr="00A15318">
        <w:rPr>
          <w:rFonts w:ascii="Arial" w:hAnsi="Arial" w:cs="Arial"/>
          <w:sz w:val="24"/>
          <w:szCs w:val="24"/>
          <w:lang w:val="en-US"/>
        </w:rPr>
        <w:t xml:space="preserve"> </w:t>
      </w:r>
      <w:r w:rsidRPr="00A15318">
        <w:rPr>
          <w:rFonts w:ascii="Arial" w:hAnsi="Arial" w:cs="Arial"/>
          <w:sz w:val="24"/>
          <w:szCs w:val="24"/>
          <w:lang w:val="en-US"/>
        </w:rPr>
        <w:t>collect</w:t>
      </w:r>
      <w:r w:rsidR="00074237">
        <w:rPr>
          <w:rFonts w:ascii="Arial" w:hAnsi="Arial" w:cs="Arial"/>
          <w:sz w:val="24"/>
          <w:szCs w:val="24"/>
          <w:lang w:val="en-US"/>
        </w:rPr>
        <w:t>ing</w:t>
      </w:r>
      <w:r w:rsidRPr="00A15318">
        <w:rPr>
          <w:rFonts w:ascii="Arial" w:hAnsi="Arial" w:cs="Arial"/>
          <w:sz w:val="24"/>
          <w:szCs w:val="24"/>
          <w:lang w:val="en-US"/>
        </w:rPr>
        <w:t xml:space="preserve"> data when animals are underwater</w:t>
      </w:r>
      <w:r>
        <w:rPr>
          <w:rFonts w:ascii="Arial" w:hAnsi="Arial" w:cs="Arial"/>
          <w:sz w:val="24"/>
          <w:szCs w:val="24"/>
          <w:lang w:val="en-US"/>
        </w:rPr>
        <w:t xml:space="preserve">, </w:t>
      </w:r>
      <w:r w:rsidR="002F5A7D">
        <w:rPr>
          <w:rFonts w:ascii="Arial" w:hAnsi="Arial" w:cs="Arial"/>
          <w:sz w:val="24"/>
          <w:szCs w:val="24"/>
          <w:lang w:val="en-US"/>
        </w:rPr>
        <w:t xml:space="preserve">and </w:t>
      </w:r>
      <w:r w:rsidRPr="00A15318">
        <w:rPr>
          <w:rFonts w:ascii="Arial" w:hAnsi="Arial" w:cs="Arial"/>
          <w:sz w:val="24"/>
          <w:szCs w:val="24"/>
          <w:lang w:val="en-US"/>
        </w:rPr>
        <w:t>during poor weather or hours of darkness, when visual observation is inefficient</w:t>
      </w:r>
      <w:r>
        <w:rPr>
          <w:rFonts w:ascii="Arial" w:hAnsi="Arial" w:cs="Arial"/>
          <w:sz w:val="24"/>
          <w:szCs w:val="24"/>
          <w:lang w:val="en-US"/>
        </w:rPr>
        <w:t xml:space="preserve"> </w:t>
      </w:r>
      <w:bookmarkStart w:id="7" w:name="_Hlk202357897"/>
      <w:r>
        <w:rPr>
          <w:rFonts w:ascii="Arial" w:hAnsi="Arial" w:cs="Arial"/>
          <w:sz w:val="24"/>
          <w:szCs w:val="24"/>
          <w:lang w:val="en-US"/>
        </w:rPr>
        <w:t>(</w:t>
      </w:r>
      <w:r w:rsidR="007055CE">
        <w:rPr>
          <w:rFonts w:ascii="Arial" w:hAnsi="Arial" w:cs="Arial"/>
          <w:sz w:val="24"/>
          <w:szCs w:val="24"/>
          <w:lang w:val="en-US"/>
        </w:rPr>
        <w:t xml:space="preserve">MILER &amp; MILLER, 2018; </w:t>
      </w:r>
      <w:r w:rsidRPr="00492268">
        <w:rPr>
          <w:rFonts w:ascii="Arial" w:hAnsi="Arial" w:cs="Arial"/>
          <w:sz w:val="24"/>
          <w:szCs w:val="24"/>
          <w:lang w:val="en-GB"/>
        </w:rPr>
        <w:t>MILLER et al., 2024</w:t>
      </w:r>
      <w:r w:rsidR="0002710C">
        <w:rPr>
          <w:rFonts w:ascii="Arial" w:hAnsi="Arial" w:cs="Arial"/>
          <w:sz w:val="24"/>
          <w:szCs w:val="24"/>
          <w:lang w:val="en-GB"/>
        </w:rPr>
        <w:t xml:space="preserve">; </w:t>
      </w:r>
      <w:r w:rsidR="0002710C" w:rsidRPr="0002710C">
        <w:rPr>
          <w:rFonts w:ascii="Arial" w:hAnsi="Arial" w:cs="Arial"/>
          <w:sz w:val="24"/>
          <w:szCs w:val="24"/>
          <w:lang w:val="en-GB"/>
        </w:rPr>
        <w:t>B</w:t>
      </w:r>
      <w:r w:rsidR="0002710C">
        <w:rPr>
          <w:rFonts w:ascii="Arial" w:hAnsi="Arial" w:cs="Arial"/>
          <w:sz w:val="24"/>
          <w:szCs w:val="24"/>
          <w:lang w:val="en-GB"/>
        </w:rPr>
        <w:t>ELLON et al., 2025</w:t>
      </w:r>
      <w:r>
        <w:rPr>
          <w:rFonts w:ascii="Arial" w:hAnsi="Arial" w:cs="Arial"/>
          <w:sz w:val="24"/>
          <w:szCs w:val="24"/>
          <w:lang w:val="en-GB"/>
        </w:rPr>
        <w:t>)</w:t>
      </w:r>
      <w:r w:rsidRPr="00A15318">
        <w:rPr>
          <w:rFonts w:ascii="Arial" w:hAnsi="Arial" w:cs="Arial"/>
          <w:sz w:val="24"/>
          <w:szCs w:val="24"/>
          <w:lang w:val="en-US"/>
        </w:rPr>
        <w:t xml:space="preserve">. </w:t>
      </w:r>
      <w:bookmarkEnd w:id="5"/>
      <w:bookmarkEnd w:id="6"/>
      <w:bookmarkEnd w:id="7"/>
      <w:r w:rsidRPr="00A15318">
        <w:rPr>
          <w:rFonts w:ascii="Arial" w:hAnsi="Arial" w:cs="Arial"/>
          <w:sz w:val="24"/>
          <w:szCs w:val="24"/>
          <w:lang w:val="en-GB"/>
        </w:rPr>
        <w:t>Advances in technology over recent decades</w:t>
      </w:r>
      <w:r w:rsidRPr="00A15318">
        <w:rPr>
          <w:rFonts w:ascii="Arial" w:hAnsi="Arial" w:cs="Arial"/>
          <w:sz w:val="24"/>
          <w:szCs w:val="24"/>
          <w:lang w:val="en-US"/>
        </w:rPr>
        <w:t xml:space="preserve"> </w:t>
      </w:r>
      <w:r w:rsidRPr="00A15318">
        <w:rPr>
          <w:rFonts w:ascii="Arial" w:hAnsi="Arial" w:cs="Arial"/>
          <w:sz w:val="24"/>
          <w:szCs w:val="24"/>
          <w:lang w:val="en-GB"/>
        </w:rPr>
        <w:t>have enabled the deployment of a wide array of equipment and platforms capable of collecting bioacoustics data</w:t>
      </w:r>
      <w:r w:rsidRPr="00A15318">
        <w:rPr>
          <w:rFonts w:ascii="Arial" w:hAnsi="Arial" w:cs="Arial"/>
          <w:sz w:val="24"/>
          <w:szCs w:val="24"/>
          <w:lang w:val="en-US"/>
        </w:rPr>
        <w:t>, such as towed arrays during marine mammal surveys (</w:t>
      </w:r>
      <w:r w:rsidR="00CF5527" w:rsidRPr="00CF5527">
        <w:rPr>
          <w:rFonts w:ascii="Arial" w:hAnsi="Arial" w:cs="Arial"/>
          <w:sz w:val="24"/>
          <w:szCs w:val="24"/>
          <w:lang w:val="en-GB"/>
        </w:rPr>
        <w:t>R</w:t>
      </w:r>
      <w:r w:rsidR="00CF5527">
        <w:rPr>
          <w:rFonts w:ascii="Arial" w:hAnsi="Arial" w:cs="Arial"/>
          <w:sz w:val="24"/>
          <w:szCs w:val="24"/>
          <w:lang w:val="en-GB"/>
        </w:rPr>
        <w:t>ANKIN et al., 2008</w:t>
      </w:r>
      <w:r w:rsidRPr="00A15318">
        <w:rPr>
          <w:rFonts w:ascii="Arial" w:hAnsi="Arial" w:cs="Arial"/>
          <w:sz w:val="24"/>
          <w:szCs w:val="24"/>
          <w:lang w:val="en-US"/>
        </w:rPr>
        <w:t>), fixed autonomous recorders (</w:t>
      </w:r>
      <w:r w:rsidRPr="003B01CC">
        <w:rPr>
          <w:rFonts w:ascii="Arial" w:hAnsi="Arial" w:cs="Arial"/>
          <w:sz w:val="24"/>
          <w:szCs w:val="24"/>
          <w:lang w:val="en-US"/>
        </w:rPr>
        <w:t>MELLINGER</w:t>
      </w:r>
      <w:r>
        <w:rPr>
          <w:rFonts w:ascii="Arial" w:hAnsi="Arial" w:cs="Arial"/>
          <w:sz w:val="24"/>
          <w:szCs w:val="24"/>
          <w:lang w:val="en-US"/>
        </w:rPr>
        <w:t xml:space="preserve"> et al., 2007</w:t>
      </w:r>
      <w:r w:rsidRPr="00A15318">
        <w:rPr>
          <w:rFonts w:ascii="Arial" w:hAnsi="Arial" w:cs="Arial"/>
          <w:sz w:val="24"/>
          <w:szCs w:val="24"/>
          <w:lang w:val="en-US"/>
        </w:rPr>
        <w:t>), drifting buoys (</w:t>
      </w:r>
      <w:r w:rsidRPr="00492268">
        <w:rPr>
          <w:rFonts w:ascii="Arial" w:hAnsi="Arial" w:cs="Arial"/>
          <w:sz w:val="24"/>
          <w:szCs w:val="24"/>
          <w:lang w:val="en-GB"/>
        </w:rPr>
        <w:t>GRIFFITHS</w:t>
      </w:r>
      <w:r>
        <w:rPr>
          <w:rFonts w:ascii="Arial" w:hAnsi="Arial" w:cs="Arial"/>
          <w:sz w:val="24"/>
          <w:szCs w:val="24"/>
          <w:lang w:val="en-GB"/>
        </w:rPr>
        <w:t xml:space="preserve"> &amp; </w:t>
      </w:r>
      <w:r w:rsidRPr="00492268">
        <w:rPr>
          <w:rFonts w:ascii="Arial" w:hAnsi="Arial" w:cs="Arial"/>
          <w:sz w:val="24"/>
          <w:szCs w:val="24"/>
          <w:lang w:val="en-GB"/>
        </w:rPr>
        <w:t>BARLOW, 2016</w:t>
      </w:r>
      <w:r>
        <w:rPr>
          <w:rFonts w:ascii="Arial" w:hAnsi="Arial" w:cs="Arial"/>
          <w:sz w:val="24"/>
          <w:szCs w:val="24"/>
          <w:lang w:val="en-GB"/>
        </w:rPr>
        <w:t>)</w:t>
      </w:r>
      <w:r w:rsidRPr="00A15318">
        <w:rPr>
          <w:rFonts w:ascii="Arial" w:hAnsi="Arial" w:cs="Arial"/>
          <w:sz w:val="24"/>
          <w:szCs w:val="24"/>
          <w:lang w:val="en-US"/>
        </w:rPr>
        <w:t xml:space="preserve"> or unmanned underwater vehicles (AUV’s) (</w:t>
      </w:r>
      <w:r w:rsidRPr="00696879">
        <w:rPr>
          <w:rFonts w:ascii="Arial" w:hAnsi="Arial" w:cs="Arial"/>
          <w:sz w:val="24"/>
          <w:szCs w:val="24"/>
          <w:lang w:val="en-GB"/>
        </w:rPr>
        <w:t>BAUMGARTNER et al., 2013</w:t>
      </w:r>
      <w:r w:rsidRPr="00A15318">
        <w:rPr>
          <w:rFonts w:ascii="Arial" w:hAnsi="Arial" w:cs="Arial"/>
          <w:sz w:val="24"/>
          <w:szCs w:val="24"/>
          <w:lang w:val="en-US"/>
        </w:rPr>
        <w:t xml:space="preserve">). These technological advancements </w:t>
      </w:r>
      <w:r w:rsidR="00B82379">
        <w:rPr>
          <w:rFonts w:ascii="Arial" w:hAnsi="Arial" w:cs="Arial"/>
          <w:sz w:val="24"/>
          <w:szCs w:val="24"/>
          <w:lang w:val="en-US"/>
        </w:rPr>
        <w:t xml:space="preserve">have </w:t>
      </w:r>
      <w:r w:rsidRPr="00A15318">
        <w:rPr>
          <w:rFonts w:ascii="Arial" w:hAnsi="Arial" w:cs="Arial"/>
          <w:sz w:val="24"/>
          <w:szCs w:val="24"/>
          <w:lang w:val="en-US"/>
        </w:rPr>
        <w:t xml:space="preserve">greatly improved our ability to record underwater sounds </w:t>
      </w:r>
      <w:r w:rsidRPr="00A15318">
        <w:rPr>
          <w:rFonts w:ascii="Arial" w:hAnsi="Arial" w:cs="Arial"/>
          <w:sz w:val="24"/>
          <w:szCs w:val="24"/>
          <w:lang w:val="en-GB"/>
        </w:rPr>
        <w:t xml:space="preserve">on broad spatial and temporal scales, collect data in real-time </w:t>
      </w:r>
      <w:r w:rsidRPr="00A15318">
        <w:rPr>
          <w:rFonts w:ascii="Arial" w:hAnsi="Arial" w:cs="Arial"/>
          <w:sz w:val="24"/>
          <w:szCs w:val="24"/>
          <w:lang w:val="en-US"/>
        </w:rPr>
        <w:t>and to survey remote areas of the ocean (</w:t>
      </w:r>
      <w:r w:rsidRPr="00F02F8F">
        <w:rPr>
          <w:rFonts w:ascii="Arial" w:hAnsi="Arial" w:cs="Arial"/>
          <w:sz w:val="24"/>
          <w:szCs w:val="24"/>
          <w:lang w:val="en-GB"/>
        </w:rPr>
        <w:t>VAN PARIJS et al., 2009; ANDRÉ et al., 2011</w:t>
      </w:r>
      <w:r w:rsidR="007055CE">
        <w:rPr>
          <w:rFonts w:ascii="Arial" w:hAnsi="Arial" w:cs="Arial"/>
          <w:sz w:val="24"/>
          <w:szCs w:val="24"/>
          <w:lang w:val="en-GB"/>
        </w:rPr>
        <w:t xml:space="preserve">; </w:t>
      </w:r>
      <w:r w:rsidR="007055CE" w:rsidRPr="00492268">
        <w:rPr>
          <w:rFonts w:ascii="Arial" w:hAnsi="Arial" w:cs="Arial"/>
          <w:color w:val="000000"/>
          <w:sz w:val="24"/>
          <w:szCs w:val="24"/>
          <w:lang w:val="en-GB"/>
        </w:rPr>
        <w:t>VAN OPZEELAND</w:t>
      </w:r>
      <w:r w:rsidR="007055CE">
        <w:rPr>
          <w:rFonts w:ascii="Arial" w:hAnsi="Arial" w:cs="Arial"/>
          <w:color w:val="000000"/>
          <w:sz w:val="24"/>
          <w:szCs w:val="24"/>
          <w:lang w:val="en-GB"/>
        </w:rPr>
        <w:t xml:space="preserve"> &amp;</w:t>
      </w:r>
      <w:r w:rsidR="007055CE" w:rsidRPr="00492268">
        <w:rPr>
          <w:rFonts w:ascii="Arial" w:hAnsi="Arial" w:cs="Arial"/>
          <w:color w:val="000000"/>
          <w:sz w:val="24"/>
          <w:szCs w:val="24"/>
          <w:lang w:val="en-GB"/>
        </w:rPr>
        <w:t xml:space="preserve"> HILLEBRAND, 2020</w:t>
      </w:r>
      <w:r w:rsidRPr="00A15318">
        <w:rPr>
          <w:rFonts w:ascii="Arial" w:hAnsi="Arial" w:cs="Arial"/>
          <w:sz w:val="24"/>
          <w:szCs w:val="24"/>
          <w:lang w:val="en-US"/>
        </w:rPr>
        <w:t xml:space="preserve">). Therefore, </w:t>
      </w:r>
      <w:r w:rsidR="007426F0">
        <w:rPr>
          <w:rFonts w:ascii="Arial" w:hAnsi="Arial" w:cs="Arial"/>
          <w:sz w:val="24"/>
          <w:szCs w:val="24"/>
          <w:lang w:val="en-US"/>
        </w:rPr>
        <w:t>PAM</w:t>
      </w:r>
      <w:r w:rsidR="007426F0" w:rsidRPr="00A15318">
        <w:rPr>
          <w:rFonts w:ascii="Arial" w:hAnsi="Arial" w:cs="Arial"/>
          <w:sz w:val="24"/>
          <w:szCs w:val="24"/>
          <w:lang w:val="en-US"/>
        </w:rPr>
        <w:t xml:space="preserve"> </w:t>
      </w:r>
      <w:r w:rsidRPr="00A15318">
        <w:rPr>
          <w:rFonts w:ascii="Arial" w:hAnsi="Arial" w:cs="Arial"/>
          <w:sz w:val="24"/>
          <w:szCs w:val="24"/>
          <w:lang w:val="en-GB"/>
        </w:rPr>
        <w:t>can greatly enhance the ability of researchers to survey marine mammals</w:t>
      </w:r>
      <w:r w:rsidR="004E628C">
        <w:rPr>
          <w:rFonts w:ascii="Arial" w:hAnsi="Arial" w:cs="Arial"/>
          <w:sz w:val="24"/>
          <w:szCs w:val="24"/>
          <w:lang w:val="en-GB"/>
        </w:rPr>
        <w:t>,</w:t>
      </w:r>
      <w:r w:rsidRPr="00A15318">
        <w:rPr>
          <w:rFonts w:ascii="Arial" w:hAnsi="Arial" w:cs="Arial"/>
          <w:sz w:val="24"/>
          <w:szCs w:val="24"/>
          <w:lang w:val="en-GB"/>
        </w:rPr>
        <w:t xml:space="preserve"> supporting </w:t>
      </w:r>
      <w:r w:rsidR="00F506F5">
        <w:rPr>
          <w:rFonts w:ascii="Arial" w:hAnsi="Arial" w:cs="Arial"/>
          <w:sz w:val="24"/>
          <w:szCs w:val="24"/>
          <w:lang w:val="en-GB"/>
        </w:rPr>
        <w:t xml:space="preserve">its </w:t>
      </w:r>
      <w:r w:rsidRPr="00A15318">
        <w:rPr>
          <w:rFonts w:ascii="Arial" w:hAnsi="Arial" w:cs="Arial"/>
          <w:sz w:val="24"/>
          <w:szCs w:val="24"/>
          <w:lang w:val="en-GB"/>
        </w:rPr>
        <w:t xml:space="preserve">implementation as a tool for environmental management. </w:t>
      </w:r>
      <w:r w:rsidRPr="00A15318">
        <w:rPr>
          <w:rFonts w:ascii="Arial" w:eastAsia="Times New Roman" w:hAnsi="Arial" w:cs="Arial"/>
          <w:color w:val="1F1F1F"/>
          <w:sz w:val="24"/>
          <w:szCs w:val="24"/>
          <w:lang w:val="en" w:eastAsia="pt-BR"/>
          <w14:ligatures w14:val="none"/>
        </w:rPr>
        <w:t xml:space="preserve">Innovative solutions for remote environmental monitoring such as PAM are even more necessary in the face of accelerating climate change (GIBB et al., 2018). Marine mammals, like other marine organisms, may suffer catastrophic consequences, such as ecosystems loss, shifts in species distribution and extinctions due to climate change (GROOSE et al., 2020). </w:t>
      </w:r>
    </w:p>
    <w:p w14:paraId="66B9F22E" w14:textId="382BDE44" w:rsidR="00DD5490" w:rsidRDefault="00DD5490" w:rsidP="00DD5490">
      <w:pPr>
        <w:pStyle w:val="Pr-formataoHTML"/>
        <w:spacing w:line="360" w:lineRule="auto"/>
        <w:ind w:firstLine="708"/>
        <w:jc w:val="both"/>
        <w:rPr>
          <w:rFonts w:ascii="Arial" w:hAnsi="Arial" w:cs="Arial"/>
          <w:sz w:val="24"/>
          <w:szCs w:val="24"/>
          <w:lang w:val="en-US"/>
        </w:rPr>
      </w:pPr>
      <w:r w:rsidRPr="00A15318">
        <w:rPr>
          <w:rFonts w:ascii="Arial" w:hAnsi="Arial" w:cs="Arial"/>
          <w:sz w:val="24"/>
          <w:szCs w:val="24"/>
          <w:lang w:val="en-US"/>
        </w:rPr>
        <w:t xml:space="preserve">In the long-term, PAM can be used as a powerful technique with a high cost-benefit to monitor marine mammal populations, but there are still many gaps </w:t>
      </w:r>
      <w:r w:rsidR="006C699A">
        <w:rPr>
          <w:rFonts w:ascii="Arial" w:hAnsi="Arial" w:cs="Arial"/>
          <w:sz w:val="24"/>
          <w:szCs w:val="24"/>
          <w:lang w:val="en-US"/>
        </w:rPr>
        <w:t>before</w:t>
      </w:r>
      <w:r w:rsidR="006C699A" w:rsidRPr="00A15318">
        <w:rPr>
          <w:rFonts w:ascii="Arial" w:hAnsi="Arial" w:cs="Arial"/>
          <w:sz w:val="24"/>
          <w:szCs w:val="24"/>
          <w:lang w:val="en-US"/>
        </w:rPr>
        <w:t xml:space="preserve"> </w:t>
      </w:r>
      <w:r w:rsidRPr="00A15318">
        <w:rPr>
          <w:rFonts w:ascii="Arial" w:hAnsi="Arial" w:cs="Arial"/>
          <w:sz w:val="24"/>
          <w:szCs w:val="24"/>
          <w:lang w:val="en-US"/>
        </w:rPr>
        <w:t>it</w:t>
      </w:r>
      <w:r w:rsidR="006C699A">
        <w:rPr>
          <w:rFonts w:ascii="Arial" w:hAnsi="Arial" w:cs="Arial"/>
          <w:sz w:val="24"/>
          <w:szCs w:val="24"/>
          <w:lang w:val="en-US"/>
        </w:rPr>
        <w:t xml:space="preserve"> can be</w:t>
      </w:r>
      <w:r w:rsidRPr="00A15318">
        <w:rPr>
          <w:rFonts w:ascii="Arial" w:hAnsi="Arial" w:cs="Arial"/>
          <w:sz w:val="24"/>
          <w:szCs w:val="24"/>
          <w:lang w:val="en-US"/>
        </w:rPr>
        <w:t xml:space="preserve"> fully </w:t>
      </w:r>
      <w:r w:rsidR="006C699A">
        <w:rPr>
          <w:rFonts w:ascii="Arial" w:hAnsi="Arial" w:cs="Arial"/>
          <w:sz w:val="24"/>
          <w:szCs w:val="24"/>
          <w:lang w:val="en-US"/>
        </w:rPr>
        <w:t>implemented</w:t>
      </w:r>
      <w:r w:rsidR="006C699A" w:rsidRPr="00A15318">
        <w:rPr>
          <w:rFonts w:ascii="Arial" w:hAnsi="Arial" w:cs="Arial"/>
          <w:sz w:val="24"/>
          <w:szCs w:val="24"/>
          <w:lang w:val="en-US"/>
        </w:rPr>
        <w:t xml:space="preserve"> </w:t>
      </w:r>
      <w:r w:rsidRPr="00A15318">
        <w:rPr>
          <w:rFonts w:ascii="Arial" w:hAnsi="Arial" w:cs="Arial"/>
          <w:sz w:val="24"/>
          <w:szCs w:val="24"/>
          <w:lang w:val="en-US"/>
        </w:rPr>
        <w:t>across a broad range of species</w:t>
      </w:r>
      <w:r w:rsidR="00A63632">
        <w:rPr>
          <w:rFonts w:ascii="Arial" w:hAnsi="Arial" w:cs="Arial"/>
          <w:sz w:val="24"/>
          <w:szCs w:val="24"/>
          <w:lang w:val="en-US"/>
        </w:rPr>
        <w:t xml:space="preserve"> and locations</w:t>
      </w:r>
      <w:r w:rsidRPr="00A15318">
        <w:rPr>
          <w:rFonts w:ascii="Arial" w:hAnsi="Arial" w:cs="Arial"/>
          <w:sz w:val="24"/>
          <w:szCs w:val="24"/>
          <w:lang w:val="en-US"/>
        </w:rPr>
        <w:t>. Marine mammal vocalization</w:t>
      </w:r>
      <w:r w:rsidR="003F522C">
        <w:rPr>
          <w:rFonts w:ascii="Arial" w:hAnsi="Arial" w:cs="Arial"/>
          <w:sz w:val="24"/>
          <w:szCs w:val="24"/>
          <w:lang w:val="en-US"/>
        </w:rPr>
        <w:t>s</w:t>
      </w:r>
      <w:r w:rsidRPr="00A15318">
        <w:rPr>
          <w:rFonts w:ascii="Arial" w:hAnsi="Arial" w:cs="Arial"/>
          <w:sz w:val="24"/>
          <w:szCs w:val="24"/>
          <w:lang w:val="en-US"/>
        </w:rPr>
        <w:t xml:space="preserve"> need to be </w:t>
      </w:r>
      <w:r w:rsidR="007426F0">
        <w:rPr>
          <w:rFonts w:ascii="Arial" w:hAnsi="Arial" w:cs="Arial"/>
          <w:sz w:val="24"/>
          <w:szCs w:val="24"/>
          <w:lang w:val="en-US"/>
        </w:rPr>
        <w:t xml:space="preserve">reliably </w:t>
      </w:r>
      <w:r w:rsidRPr="00A15318">
        <w:rPr>
          <w:rFonts w:ascii="Arial" w:hAnsi="Arial" w:cs="Arial"/>
          <w:sz w:val="24"/>
          <w:szCs w:val="24"/>
          <w:lang w:val="en-US"/>
        </w:rPr>
        <w:t xml:space="preserve">recognized at the species level </w:t>
      </w:r>
      <w:r w:rsidR="007426F0">
        <w:rPr>
          <w:rFonts w:ascii="Arial" w:hAnsi="Arial" w:cs="Arial"/>
          <w:sz w:val="24"/>
          <w:szCs w:val="24"/>
          <w:lang w:val="en-US"/>
        </w:rPr>
        <w:t xml:space="preserve">to maximize the </w:t>
      </w:r>
      <w:r w:rsidRPr="00A15318">
        <w:rPr>
          <w:rFonts w:ascii="Arial" w:hAnsi="Arial" w:cs="Arial"/>
          <w:sz w:val="24"/>
          <w:szCs w:val="24"/>
          <w:lang w:val="en-US"/>
        </w:rPr>
        <w:t xml:space="preserve">usefulness </w:t>
      </w:r>
      <w:r w:rsidR="007426F0">
        <w:rPr>
          <w:rFonts w:ascii="Arial" w:hAnsi="Arial" w:cs="Arial"/>
          <w:sz w:val="24"/>
          <w:szCs w:val="24"/>
          <w:lang w:val="en-US"/>
        </w:rPr>
        <w:t xml:space="preserve">of passive acoustic data </w:t>
      </w:r>
      <w:r w:rsidRPr="00A15318">
        <w:rPr>
          <w:rFonts w:ascii="Arial" w:hAnsi="Arial" w:cs="Arial"/>
          <w:sz w:val="24"/>
          <w:szCs w:val="24"/>
          <w:lang w:val="en-US"/>
        </w:rPr>
        <w:t xml:space="preserve">in ecological studies. </w:t>
      </w:r>
      <w:r w:rsidRPr="00A15318">
        <w:rPr>
          <w:rFonts w:ascii="Arial" w:hAnsi="Arial" w:cs="Arial"/>
          <w:sz w:val="24"/>
          <w:szCs w:val="24"/>
          <w:lang w:val="en-GB"/>
        </w:rPr>
        <w:t xml:space="preserve">When acoustic data is collected autonomously without concurrent </w:t>
      </w:r>
      <w:r w:rsidR="008B3D19">
        <w:rPr>
          <w:rFonts w:ascii="Arial" w:hAnsi="Arial" w:cs="Arial"/>
          <w:sz w:val="24"/>
          <w:szCs w:val="24"/>
          <w:lang w:val="en-GB"/>
        </w:rPr>
        <w:t xml:space="preserve">visual </w:t>
      </w:r>
      <w:r w:rsidRPr="00A15318">
        <w:rPr>
          <w:rFonts w:ascii="Arial" w:hAnsi="Arial" w:cs="Arial"/>
          <w:sz w:val="24"/>
          <w:szCs w:val="24"/>
          <w:lang w:val="en-GB"/>
        </w:rPr>
        <w:t>observation</w:t>
      </w:r>
      <w:r w:rsidR="008B3D19">
        <w:rPr>
          <w:rFonts w:ascii="Arial" w:hAnsi="Arial" w:cs="Arial"/>
          <w:sz w:val="24"/>
          <w:szCs w:val="24"/>
          <w:lang w:val="en-GB"/>
        </w:rPr>
        <w:t>s</w:t>
      </w:r>
      <w:r w:rsidRPr="00A15318">
        <w:rPr>
          <w:rFonts w:ascii="Arial" w:hAnsi="Arial" w:cs="Arial"/>
          <w:sz w:val="24"/>
          <w:szCs w:val="24"/>
          <w:lang w:val="en-GB"/>
        </w:rPr>
        <w:t xml:space="preserve"> of the animals it remains a difficult task to classify </w:t>
      </w:r>
      <w:r w:rsidR="008B3D19">
        <w:rPr>
          <w:rFonts w:ascii="Arial" w:hAnsi="Arial" w:cs="Arial"/>
          <w:sz w:val="24"/>
          <w:szCs w:val="24"/>
          <w:lang w:val="en-GB"/>
        </w:rPr>
        <w:t>the</w:t>
      </w:r>
      <w:r w:rsidR="008B3D19" w:rsidRPr="00A15318">
        <w:rPr>
          <w:rFonts w:ascii="Arial" w:hAnsi="Arial" w:cs="Arial"/>
          <w:sz w:val="24"/>
          <w:szCs w:val="24"/>
          <w:lang w:val="en-GB"/>
        </w:rPr>
        <w:t xml:space="preserve"> </w:t>
      </w:r>
      <w:r w:rsidRPr="00A15318">
        <w:rPr>
          <w:rFonts w:ascii="Arial" w:hAnsi="Arial" w:cs="Arial"/>
          <w:sz w:val="24"/>
          <w:szCs w:val="24"/>
          <w:lang w:val="en-GB"/>
        </w:rPr>
        <w:t>vocalizations</w:t>
      </w:r>
      <w:r w:rsidR="008B3D19">
        <w:rPr>
          <w:rFonts w:ascii="Arial" w:hAnsi="Arial" w:cs="Arial"/>
          <w:sz w:val="24"/>
          <w:szCs w:val="24"/>
          <w:lang w:val="en-GB"/>
        </w:rPr>
        <w:t xml:space="preserve"> of many species</w:t>
      </w:r>
      <w:r w:rsidRPr="00A15318">
        <w:rPr>
          <w:rFonts w:ascii="Arial" w:hAnsi="Arial" w:cs="Arial"/>
          <w:sz w:val="24"/>
          <w:szCs w:val="24"/>
          <w:lang w:val="en-GB"/>
        </w:rPr>
        <w:t xml:space="preserve">. </w:t>
      </w:r>
      <w:r w:rsidRPr="00A15318">
        <w:rPr>
          <w:rFonts w:ascii="Arial" w:hAnsi="Arial" w:cs="Arial"/>
          <w:sz w:val="24"/>
          <w:szCs w:val="24"/>
          <w:lang w:val="en-US"/>
        </w:rPr>
        <w:t xml:space="preserve">While there are marine mammal species that </w:t>
      </w:r>
      <w:r w:rsidR="008B3D19">
        <w:rPr>
          <w:rFonts w:ascii="Arial" w:hAnsi="Arial" w:cs="Arial"/>
          <w:sz w:val="24"/>
          <w:szCs w:val="24"/>
          <w:lang w:val="en-US"/>
        </w:rPr>
        <w:t>can be</w:t>
      </w:r>
      <w:r w:rsidR="008B3D19" w:rsidRPr="00A15318">
        <w:rPr>
          <w:rFonts w:ascii="Arial" w:hAnsi="Arial" w:cs="Arial"/>
          <w:sz w:val="24"/>
          <w:szCs w:val="24"/>
          <w:lang w:val="en-US"/>
        </w:rPr>
        <w:t xml:space="preserve"> </w:t>
      </w:r>
      <w:r w:rsidRPr="00A15318">
        <w:rPr>
          <w:rFonts w:ascii="Arial" w:hAnsi="Arial" w:cs="Arial"/>
          <w:sz w:val="24"/>
          <w:szCs w:val="24"/>
          <w:lang w:val="en-US"/>
        </w:rPr>
        <w:t xml:space="preserve">readily recognized by their distinctive calls, such as </w:t>
      </w:r>
      <w:r w:rsidR="008B3D19">
        <w:rPr>
          <w:rFonts w:ascii="Arial" w:hAnsi="Arial" w:cs="Arial"/>
          <w:sz w:val="24"/>
          <w:szCs w:val="24"/>
          <w:lang w:val="en-US"/>
        </w:rPr>
        <w:t xml:space="preserve">many </w:t>
      </w:r>
      <w:r w:rsidRPr="00A15318">
        <w:rPr>
          <w:rFonts w:ascii="Arial" w:hAnsi="Arial" w:cs="Arial"/>
          <w:sz w:val="24"/>
          <w:szCs w:val="24"/>
          <w:lang w:val="en-US"/>
        </w:rPr>
        <w:t>baleen whale call</w:t>
      </w:r>
      <w:r w:rsidR="008B3D19">
        <w:rPr>
          <w:rFonts w:ascii="Arial" w:hAnsi="Arial" w:cs="Arial"/>
          <w:sz w:val="24"/>
          <w:szCs w:val="24"/>
          <w:lang w:val="en-US"/>
        </w:rPr>
        <w:t>s</w:t>
      </w:r>
      <w:r w:rsidRPr="00A15318">
        <w:rPr>
          <w:rFonts w:ascii="Arial" w:hAnsi="Arial" w:cs="Arial"/>
          <w:sz w:val="24"/>
          <w:szCs w:val="24"/>
          <w:lang w:val="en-US"/>
        </w:rPr>
        <w:t xml:space="preserve"> (</w:t>
      </w:r>
      <w:r>
        <w:rPr>
          <w:rFonts w:ascii="Arial" w:hAnsi="Arial" w:cs="Arial"/>
          <w:sz w:val="24"/>
          <w:szCs w:val="24"/>
          <w:lang w:val="en-US"/>
        </w:rPr>
        <w:t xml:space="preserve">OELSON et al., 2003; OELSON et al., 2007; </w:t>
      </w:r>
      <w:r w:rsidRPr="00B90C6B">
        <w:rPr>
          <w:rFonts w:ascii="Arial" w:hAnsi="Arial" w:cs="Arial"/>
          <w:sz w:val="24"/>
          <w:szCs w:val="24"/>
          <w:lang w:val="en-US"/>
        </w:rPr>
        <w:t>SIROVIC et al</w:t>
      </w:r>
      <w:r>
        <w:rPr>
          <w:rFonts w:ascii="Arial" w:hAnsi="Arial" w:cs="Arial"/>
          <w:sz w:val="24"/>
          <w:szCs w:val="24"/>
          <w:lang w:val="en-US"/>
        </w:rPr>
        <w:t>.</w:t>
      </w:r>
      <w:r w:rsidRPr="00B90C6B">
        <w:rPr>
          <w:rFonts w:ascii="Arial" w:hAnsi="Arial" w:cs="Arial"/>
          <w:sz w:val="24"/>
          <w:szCs w:val="24"/>
          <w:lang w:val="en-US"/>
        </w:rPr>
        <w:t>, 2007</w:t>
      </w:r>
      <w:r w:rsidRPr="00A15318">
        <w:rPr>
          <w:rFonts w:ascii="Arial" w:hAnsi="Arial" w:cs="Arial"/>
          <w:sz w:val="24"/>
          <w:szCs w:val="24"/>
          <w:lang w:val="en-US"/>
        </w:rPr>
        <w:t xml:space="preserve">) and sperm whales clicks </w:t>
      </w:r>
      <w:r>
        <w:rPr>
          <w:rFonts w:ascii="Arial" w:hAnsi="Arial" w:cs="Arial"/>
          <w:sz w:val="24"/>
          <w:szCs w:val="24"/>
          <w:lang w:val="en-US"/>
        </w:rPr>
        <w:t>(MOHL et al., 2003</w:t>
      </w:r>
      <w:r w:rsidRPr="00A15318">
        <w:rPr>
          <w:rFonts w:ascii="Arial" w:hAnsi="Arial" w:cs="Arial"/>
          <w:sz w:val="24"/>
          <w:szCs w:val="24"/>
          <w:lang w:val="en-US"/>
        </w:rPr>
        <w:t xml:space="preserve">), many species </w:t>
      </w:r>
      <w:r w:rsidR="008B3D19">
        <w:rPr>
          <w:rFonts w:ascii="Arial" w:hAnsi="Arial" w:cs="Arial"/>
          <w:sz w:val="24"/>
          <w:szCs w:val="24"/>
          <w:lang w:val="en-US"/>
        </w:rPr>
        <w:t>require</w:t>
      </w:r>
      <w:r w:rsidR="008B3D19" w:rsidRPr="00A15318">
        <w:rPr>
          <w:rFonts w:ascii="Arial" w:hAnsi="Arial" w:cs="Arial"/>
          <w:sz w:val="24"/>
          <w:szCs w:val="24"/>
          <w:lang w:val="en-US"/>
        </w:rPr>
        <w:t xml:space="preserve"> </w:t>
      </w:r>
      <w:r w:rsidRPr="00A15318">
        <w:rPr>
          <w:rFonts w:ascii="Arial" w:hAnsi="Arial" w:cs="Arial"/>
          <w:sz w:val="24"/>
          <w:szCs w:val="24"/>
          <w:lang w:val="en-US"/>
        </w:rPr>
        <w:t xml:space="preserve">the </w:t>
      </w:r>
      <w:r w:rsidRPr="00A15318">
        <w:rPr>
          <w:rFonts w:ascii="Arial" w:hAnsi="Arial" w:cs="Arial"/>
          <w:sz w:val="24"/>
          <w:szCs w:val="24"/>
          <w:lang w:val="en-US"/>
        </w:rPr>
        <w:lastRenderedPageBreak/>
        <w:t xml:space="preserve">application of statistical techniques to characterize their repertoire and recognize the </w:t>
      </w:r>
      <w:r w:rsidR="006B1568">
        <w:rPr>
          <w:rFonts w:ascii="Arial" w:hAnsi="Arial" w:cs="Arial"/>
          <w:sz w:val="24"/>
          <w:szCs w:val="24"/>
          <w:lang w:val="en-US"/>
        </w:rPr>
        <w:t xml:space="preserve">species-specific </w:t>
      </w:r>
      <w:r w:rsidRPr="00A15318">
        <w:rPr>
          <w:rFonts w:ascii="Arial" w:hAnsi="Arial" w:cs="Arial"/>
          <w:sz w:val="24"/>
          <w:szCs w:val="24"/>
          <w:lang w:val="en-US"/>
        </w:rPr>
        <w:t xml:space="preserve">patterns </w:t>
      </w:r>
      <w:r w:rsidR="006B1568">
        <w:rPr>
          <w:rFonts w:ascii="Arial" w:hAnsi="Arial" w:cs="Arial"/>
          <w:sz w:val="24"/>
          <w:szCs w:val="24"/>
          <w:lang w:val="en-US"/>
        </w:rPr>
        <w:t>in</w:t>
      </w:r>
      <w:r w:rsidR="006B1568" w:rsidRPr="00A15318">
        <w:rPr>
          <w:rFonts w:ascii="Arial" w:hAnsi="Arial" w:cs="Arial"/>
          <w:sz w:val="24"/>
          <w:szCs w:val="24"/>
          <w:lang w:val="en-US"/>
        </w:rPr>
        <w:t xml:space="preserve"> </w:t>
      </w:r>
      <w:r w:rsidRPr="00A15318">
        <w:rPr>
          <w:rFonts w:ascii="Arial" w:hAnsi="Arial" w:cs="Arial"/>
          <w:sz w:val="24"/>
          <w:szCs w:val="24"/>
          <w:lang w:val="en-US"/>
        </w:rPr>
        <w:t>their acoustic signals.</w:t>
      </w:r>
      <w:r w:rsidRPr="004210ED">
        <w:rPr>
          <w:rFonts w:ascii="Arial" w:hAnsi="Arial" w:cs="Arial"/>
          <w:sz w:val="24"/>
          <w:szCs w:val="24"/>
          <w:lang w:val="en-US"/>
        </w:rPr>
        <w:t xml:space="preserve"> </w:t>
      </w:r>
      <w:r w:rsidRPr="00A15318">
        <w:rPr>
          <w:rFonts w:ascii="Arial" w:hAnsi="Arial" w:cs="Arial"/>
          <w:sz w:val="24"/>
          <w:szCs w:val="24"/>
          <w:lang w:val="en-GB"/>
        </w:rPr>
        <w:t xml:space="preserve">This is the case for dolphins (family Delphinidae) that produce variable </w:t>
      </w:r>
      <w:r w:rsidR="008B3D19">
        <w:rPr>
          <w:rFonts w:ascii="Arial" w:hAnsi="Arial" w:cs="Arial"/>
          <w:sz w:val="24"/>
          <w:szCs w:val="24"/>
          <w:lang w:val="en-GB"/>
        </w:rPr>
        <w:t xml:space="preserve">acoustic </w:t>
      </w:r>
      <w:r w:rsidRPr="00A15318">
        <w:rPr>
          <w:rFonts w:ascii="Arial" w:hAnsi="Arial" w:cs="Arial"/>
          <w:sz w:val="24"/>
          <w:szCs w:val="24"/>
          <w:lang w:val="en-GB"/>
        </w:rPr>
        <w:t>repertoire</w:t>
      </w:r>
      <w:r w:rsidR="008B3D19">
        <w:rPr>
          <w:rFonts w:ascii="Arial" w:hAnsi="Arial" w:cs="Arial"/>
          <w:sz w:val="24"/>
          <w:szCs w:val="24"/>
          <w:lang w:val="en-GB"/>
        </w:rPr>
        <w:t>s</w:t>
      </w:r>
      <w:r w:rsidRPr="004210ED">
        <w:rPr>
          <w:rFonts w:ascii="Arial" w:hAnsi="Arial" w:cs="Arial"/>
          <w:sz w:val="24"/>
          <w:szCs w:val="24"/>
          <w:lang w:val="en-US"/>
        </w:rPr>
        <w:t xml:space="preserve"> </w:t>
      </w:r>
      <w:r>
        <w:rPr>
          <w:rFonts w:ascii="Arial" w:hAnsi="Arial" w:cs="Arial"/>
          <w:sz w:val="24"/>
          <w:szCs w:val="24"/>
          <w:lang w:val="en-US"/>
        </w:rPr>
        <w:t xml:space="preserve">that </w:t>
      </w:r>
      <w:r w:rsidRPr="00A15318">
        <w:rPr>
          <w:rFonts w:ascii="Arial" w:hAnsi="Arial" w:cs="Arial"/>
          <w:sz w:val="24"/>
          <w:szCs w:val="24"/>
          <w:lang w:val="en-US"/>
        </w:rPr>
        <w:t>include tonal whistles and burst pulse sounds used for communication (</w:t>
      </w:r>
      <w:r>
        <w:rPr>
          <w:rFonts w:ascii="Arial" w:hAnsi="Arial" w:cs="Arial"/>
          <w:sz w:val="24"/>
          <w:szCs w:val="24"/>
          <w:lang w:val="en-US"/>
        </w:rPr>
        <w:t>TYACK &amp; CLARK, 2000</w:t>
      </w:r>
      <w:r w:rsidRPr="00A15318">
        <w:rPr>
          <w:rFonts w:ascii="Arial" w:hAnsi="Arial" w:cs="Arial"/>
          <w:sz w:val="24"/>
          <w:szCs w:val="24"/>
          <w:lang w:val="en-US"/>
        </w:rPr>
        <w:t>) and high frequency broadband echolocation clicks and buzzes used for navigation and foraging (</w:t>
      </w:r>
      <w:r>
        <w:rPr>
          <w:rFonts w:ascii="Arial" w:hAnsi="Arial" w:cs="Arial"/>
          <w:sz w:val="24"/>
          <w:szCs w:val="24"/>
          <w:lang w:val="en-US"/>
        </w:rPr>
        <w:t>AU, 1993</w:t>
      </w:r>
      <w:r w:rsidRPr="00A15318">
        <w:rPr>
          <w:rFonts w:ascii="Arial" w:hAnsi="Arial" w:cs="Arial"/>
          <w:sz w:val="24"/>
          <w:szCs w:val="24"/>
          <w:lang w:val="en-US"/>
        </w:rPr>
        <w:t>).</w:t>
      </w:r>
      <w:r w:rsidRPr="004210ED">
        <w:rPr>
          <w:rFonts w:ascii="Arial" w:hAnsi="Arial" w:cs="Arial"/>
          <w:sz w:val="24"/>
          <w:szCs w:val="24"/>
          <w:lang w:val="en-US"/>
        </w:rPr>
        <w:t xml:space="preserve"> </w:t>
      </w:r>
      <w:r w:rsidRPr="00A15318">
        <w:rPr>
          <w:rFonts w:ascii="Arial" w:hAnsi="Arial" w:cs="Arial"/>
          <w:sz w:val="24"/>
          <w:szCs w:val="24"/>
          <w:lang w:val="en-US"/>
        </w:rPr>
        <w:t>These signals have been investigated for many different purposes in the area of bioacoustics, both in the wild and captive individuals</w:t>
      </w:r>
      <w:r>
        <w:rPr>
          <w:rFonts w:ascii="Arial" w:hAnsi="Arial" w:cs="Arial"/>
          <w:sz w:val="24"/>
          <w:szCs w:val="24"/>
          <w:lang w:val="en-US"/>
        </w:rPr>
        <w:t xml:space="preserve"> (TYACK, 2000; </w:t>
      </w:r>
      <w:r w:rsidR="00BA2062">
        <w:rPr>
          <w:rFonts w:ascii="Arial" w:hAnsi="Arial" w:cs="Arial"/>
          <w:sz w:val="24"/>
          <w:szCs w:val="24"/>
          <w:lang w:val="en-GB"/>
        </w:rPr>
        <w:t>JANIK</w:t>
      </w:r>
      <w:r w:rsidR="00BA2062" w:rsidRPr="00BA2062">
        <w:rPr>
          <w:rFonts w:ascii="Arial" w:hAnsi="Arial" w:cs="Arial"/>
          <w:sz w:val="24"/>
          <w:szCs w:val="24"/>
          <w:lang w:val="en-GB"/>
        </w:rPr>
        <w:t xml:space="preserve"> &amp; S</w:t>
      </w:r>
      <w:r w:rsidR="00BA2062">
        <w:rPr>
          <w:rFonts w:ascii="Arial" w:hAnsi="Arial" w:cs="Arial"/>
          <w:sz w:val="24"/>
          <w:szCs w:val="24"/>
          <w:lang w:val="en-GB"/>
        </w:rPr>
        <w:t>AYGH, 2013</w:t>
      </w:r>
      <w:r>
        <w:rPr>
          <w:rFonts w:ascii="Arial" w:hAnsi="Arial" w:cs="Arial"/>
          <w:sz w:val="24"/>
          <w:szCs w:val="24"/>
          <w:lang w:val="en-US"/>
        </w:rPr>
        <w:t>)</w:t>
      </w:r>
      <w:r w:rsidRPr="00A15318">
        <w:rPr>
          <w:rFonts w:ascii="Arial" w:hAnsi="Arial" w:cs="Arial"/>
          <w:sz w:val="24"/>
          <w:szCs w:val="24"/>
          <w:lang w:val="en-US"/>
        </w:rPr>
        <w:t>.</w:t>
      </w:r>
      <w:r w:rsidRPr="004210ED">
        <w:rPr>
          <w:rFonts w:ascii="Arial" w:hAnsi="Arial" w:cs="Arial"/>
          <w:sz w:val="24"/>
          <w:szCs w:val="24"/>
          <w:lang w:val="en-US"/>
        </w:rPr>
        <w:t xml:space="preserve"> </w:t>
      </w:r>
      <w:r w:rsidRPr="00A15318">
        <w:rPr>
          <w:rFonts w:ascii="Arial" w:hAnsi="Arial" w:cs="Arial"/>
          <w:sz w:val="24"/>
          <w:szCs w:val="24"/>
          <w:lang w:val="en-US"/>
        </w:rPr>
        <w:t xml:space="preserve">In </w:t>
      </w:r>
      <w:r w:rsidR="008B3D19">
        <w:rPr>
          <w:rFonts w:ascii="Arial" w:hAnsi="Arial" w:cs="Arial"/>
          <w:sz w:val="24"/>
          <w:szCs w:val="24"/>
          <w:lang w:val="en-US"/>
        </w:rPr>
        <w:t>recent</w:t>
      </w:r>
      <w:r w:rsidRPr="00A15318">
        <w:rPr>
          <w:rFonts w:ascii="Arial" w:hAnsi="Arial" w:cs="Arial"/>
          <w:sz w:val="24"/>
          <w:szCs w:val="24"/>
          <w:lang w:val="en-US"/>
        </w:rPr>
        <w:t xml:space="preserve"> decades, </w:t>
      </w:r>
      <w:r w:rsidR="008B3D19">
        <w:rPr>
          <w:rFonts w:ascii="Arial" w:hAnsi="Arial" w:cs="Arial"/>
          <w:sz w:val="24"/>
          <w:szCs w:val="24"/>
          <w:lang w:val="en-US"/>
        </w:rPr>
        <w:t>increasing</w:t>
      </w:r>
      <w:r w:rsidR="008B3D19" w:rsidRPr="00A15318">
        <w:rPr>
          <w:rFonts w:ascii="Arial" w:hAnsi="Arial" w:cs="Arial"/>
          <w:sz w:val="24"/>
          <w:szCs w:val="24"/>
          <w:lang w:val="en-US"/>
        </w:rPr>
        <w:t xml:space="preserve"> </w:t>
      </w:r>
      <w:r w:rsidRPr="00A15318">
        <w:rPr>
          <w:rFonts w:ascii="Arial" w:hAnsi="Arial" w:cs="Arial"/>
          <w:sz w:val="24"/>
          <w:szCs w:val="24"/>
          <w:lang w:val="en-US"/>
        </w:rPr>
        <w:t xml:space="preserve">attention has been </w:t>
      </w:r>
      <w:r w:rsidR="008B3D19">
        <w:rPr>
          <w:rFonts w:ascii="Arial" w:hAnsi="Arial" w:cs="Arial"/>
          <w:sz w:val="24"/>
          <w:szCs w:val="24"/>
          <w:lang w:val="en-US"/>
        </w:rPr>
        <w:t>focused</w:t>
      </w:r>
      <w:r w:rsidR="008B3D19" w:rsidRPr="00A15318">
        <w:rPr>
          <w:rFonts w:ascii="Arial" w:hAnsi="Arial" w:cs="Arial"/>
          <w:sz w:val="24"/>
          <w:szCs w:val="24"/>
          <w:lang w:val="en-US"/>
        </w:rPr>
        <w:t xml:space="preserve"> </w:t>
      </w:r>
      <w:r w:rsidRPr="00A15318">
        <w:rPr>
          <w:rFonts w:ascii="Arial" w:hAnsi="Arial" w:cs="Arial"/>
          <w:sz w:val="24"/>
          <w:szCs w:val="24"/>
          <w:lang w:val="en-US"/>
        </w:rPr>
        <w:t xml:space="preserve">on </w:t>
      </w:r>
      <w:r w:rsidR="008B3D19">
        <w:rPr>
          <w:rFonts w:ascii="Arial" w:hAnsi="Arial" w:cs="Arial"/>
          <w:sz w:val="24"/>
          <w:szCs w:val="24"/>
          <w:lang w:val="en-US"/>
        </w:rPr>
        <w:t>acoustic</w:t>
      </w:r>
      <w:r w:rsidR="008B3D19" w:rsidRPr="00A15318">
        <w:rPr>
          <w:rFonts w:ascii="Arial" w:hAnsi="Arial" w:cs="Arial"/>
          <w:sz w:val="24"/>
          <w:szCs w:val="24"/>
          <w:lang w:val="en-US"/>
        </w:rPr>
        <w:t xml:space="preserve"> </w:t>
      </w:r>
      <w:r w:rsidRPr="00A15318">
        <w:rPr>
          <w:rFonts w:ascii="Arial" w:hAnsi="Arial" w:cs="Arial"/>
          <w:sz w:val="24"/>
          <w:szCs w:val="24"/>
          <w:lang w:val="en-US"/>
        </w:rPr>
        <w:t>differences between populations and species for classification purposes.</w:t>
      </w:r>
      <w:r>
        <w:rPr>
          <w:rFonts w:ascii="Arial" w:hAnsi="Arial" w:cs="Arial"/>
          <w:sz w:val="24"/>
          <w:szCs w:val="24"/>
          <w:lang w:val="en-US"/>
        </w:rPr>
        <w:t xml:space="preserve"> In spite of </w:t>
      </w:r>
      <w:r w:rsidRPr="00A15318">
        <w:rPr>
          <w:rFonts w:ascii="Arial" w:hAnsi="Arial" w:cs="Arial"/>
          <w:sz w:val="24"/>
          <w:szCs w:val="24"/>
          <w:lang w:val="en-GB"/>
        </w:rPr>
        <w:t xml:space="preserve">similar spectral and temporal characteristics across species </w:t>
      </w:r>
      <w:r>
        <w:rPr>
          <w:rFonts w:ascii="Arial" w:hAnsi="Arial" w:cs="Arial"/>
          <w:sz w:val="24"/>
          <w:szCs w:val="24"/>
          <w:lang w:val="en-GB"/>
        </w:rPr>
        <w:t xml:space="preserve">vocalizations, </w:t>
      </w:r>
      <w:r>
        <w:rPr>
          <w:rFonts w:ascii="Arial" w:hAnsi="Arial" w:cs="Arial"/>
          <w:sz w:val="24"/>
          <w:szCs w:val="24"/>
          <w:lang w:val="en-US"/>
        </w:rPr>
        <w:t>the application of</w:t>
      </w:r>
      <w:r w:rsidRPr="00A15318">
        <w:rPr>
          <w:rFonts w:ascii="Arial" w:hAnsi="Arial" w:cs="Arial"/>
          <w:sz w:val="24"/>
          <w:szCs w:val="24"/>
          <w:lang w:val="en-US"/>
        </w:rPr>
        <w:t xml:space="preserve"> classifiers using machine learning methods has shown promising results (OSWALD </w:t>
      </w:r>
      <w:r w:rsidRPr="00A82A39">
        <w:rPr>
          <w:rFonts w:ascii="Arial" w:hAnsi="Arial" w:cs="Arial"/>
          <w:sz w:val="24"/>
          <w:szCs w:val="24"/>
          <w:lang w:val="en-US"/>
        </w:rPr>
        <w:t xml:space="preserve">et al., </w:t>
      </w:r>
      <w:r w:rsidR="00695E5D">
        <w:rPr>
          <w:rFonts w:ascii="Arial" w:hAnsi="Arial" w:cs="Arial"/>
          <w:sz w:val="24"/>
          <w:szCs w:val="24"/>
          <w:lang w:val="en-US"/>
        </w:rPr>
        <w:t>2022</w:t>
      </w:r>
      <w:r>
        <w:rPr>
          <w:rFonts w:ascii="Arial" w:hAnsi="Arial" w:cs="Arial"/>
          <w:sz w:val="24"/>
          <w:szCs w:val="24"/>
          <w:lang w:val="en-US"/>
        </w:rPr>
        <w:t>)</w:t>
      </w:r>
      <w:r w:rsidR="00695E5D">
        <w:rPr>
          <w:rFonts w:ascii="Arial" w:hAnsi="Arial" w:cs="Arial"/>
          <w:sz w:val="24"/>
          <w:szCs w:val="24"/>
          <w:lang w:val="en-US"/>
        </w:rPr>
        <w:t>.</w:t>
      </w:r>
    </w:p>
    <w:p w14:paraId="068CB9A3" w14:textId="71043EC4" w:rsidR="00DD5490" w:rsidRPr="00EC777D" w:rsidRDefault="00DD5490" w:rsidP="00DD5490">
      <w:pPr>
        <w:pStyle w:val="Pr-formataoHTML"/>
        <w:spacing w:line="360" w:lineRule="auto"/>
        <w:ind w:firstLine="708"/>
        <w:jc w:val="both"/>
        <w:rPr>
          <w:rFonts w:ascii="Arial" w:hAnsi="Arial" w:cs="Arial"/>
          <w:sz w:val="24"/>
          <w:szCs w:val="24"/>
          <w:lang w:val="en-US"/>
        </w:rPr>
      </w:pPr>
      <w:r w:rsidRPr="001820E2">
        <w:rPr>
          <w:rFonts w:ascii="Arial" w:hAnsi="Arial" w:cs="Arial"/>
          <w:sz w:val="24"/>
          <w:szCs w:val="24"/>
          <w:lang w:val="en-GB"/>
        </w:rPr>
        <w:t xml:space="preserve">A fundamental step in developing robust classifiers is the construction of a reference database, composed of visually validated records with a high degree of certainty regarding the taxonomic identification of </w:t>
      </w:r>
      <w:r w:rsidR="009B2B0E">
        <w:rPr>
          <w:rFonts w:ascii="Arial" w:hAnsi="Arial" w:cs="Arial"/>
          <w:sz w:val="24"/>
          <w:szCs w:val="24"/>
          <w:lang w:val="en-GB"/>
        </w:rPr>
        <w:t xml:space="preserve">the </w:t>
      </w:r>
      <w:r w:rsidRPr="001820E2">
        <w:rPr>
          <w:rFonts w:ascii="Arial" w:hAnsi="Arial" w:cs="Arial"/>
          <w:sz w:val="24"/>
          <w:szCs w:val="24"/>
          <w:lang w:val="en-GB"/>
        </w:rPr>
        <w:t xml:space="preserve">biological sounds. An important aspect to be considered in the development of acoustic classifiers for delphinids, </w:t>
      </w:r>
      <w:r>
        <w:rPr>
          <w:rFonts w:ascii="Arial" w:hAnsi="Arial" w:cs="Arial"/>
          <w:sz w:val="24"/>
          <w:szCs w:val="24"/>
          <w:lang w:val="en-GB"/>
        </w:rPr>
        <w:t xml:space="preserve">but </w:t>
      </w:r>
      <w:r w:rsidRPr="001820E2">
        <w:rPr>
          <w:rFonts w:ascii="Arial" w:hAnsi="Arial" w:cs="Arial"/>
          <w:sz w:val="24"/>
          <w:szCs w:val="24"/>
          <w:lang w:val="en-GB"/>
        </w:rPr>
        <w:t xml:space="preserve">also for other groups of cetaceans, is that the characteristics of vocalizations are related to geographic, behavioral, and evolutionary factors, which results in geographic variability (LUÍS et al., 2021; PAPALE et al., 2013). In addition, different geographic regions </w:t>
      </w:r>
      <w:r w:rsidR="009B2B0E">
        <w:rPr>
          <w:rFonts w:ascii="Arial" w:hAnsi="Arial" w:cs="Arial"/>
          <w:sz w:val="24"/>
          <w:szCs w:val="24"/>
          <w:lang w:val="en-GB"/>
        </w:rPr>
        <w:t>are</w:t>
      </w:r>
      <w:r w:rsidRPr="001820E2">
        <w:rPr>
          <w:rFonts w:ascii="Arial" w:hAnsi="Arial" w:cs="Arial"/>
          <w:sz w:val="24"/>
          <w:szCs w:val="24"/>
          <w:lang w:val="en-GB"/>
        </w:rPr>
        <w:t xml:space="preserve"> home to distinct species communities. Therefore, it is essential that classifier models be trained with regional data, representative of the area where the classifier is intended to be applied, and that </w:t>
      </w:r>
      <w:r>
        <w:rPr>
          <w:rFonts w:ascii="Arial" w:hAnsi="Arial" w:cs="Arial"/>
          <w:sz w:val="24"/>
          <w:szCs w:val="24"/>
          <w:lang w:val="en-GB"/>
        </w:rPr>
        <w:t xml:space="preserve">it </w:t>
      </w:r>
      <w:r w:rsidRPr="001820E2">
        <w:rPr>
          <w:rFonts w:ascii="Arial" w:hAnsi="Arial" w:cs="Arial"/>
          <w:sz w:val="24"/>
          <w:szCs w:val="24"/>
          <w:lang w:val="en-GB"/>
        </w:rPr>
        <w:t>include</w:t>
      </w:r>
      <w:r>
        <w:rPr>
          <w:rFonts w:ascii="Arial" w:hAnsi="Arial" w:cs="Arial"/>
          <w:sz w:val="24"/>
          <w:szCs w:val="24"/>
          <w:lang w:val="en-GB"/>
        </w:rPr>
        <w:t>s</w:t>
      </w:r>
      <w:r w:rsidRPr="001820E2">
        <w:rPr>
          <w:rFonts w:ascii="Arial" w:hAnsi="Arial" w:cs="Arial"/>
          <w:sz w:val="24"/>
          <w:szCs w:val="24"/>
          <w:lang w:val="en-GB"/>
        </w:rPr>
        <w:t xml:space="preserve"> the largest possible number of local species.</w:t>
      </w:r>
    </w:p>
    <w:p w14:paraId="10839E26" w14:textId="0CFB7A72" w:rsidR="00D660FD" w:rsidRDefault="0004117A" w:rsidP="00FE03B0">
      <w:pPr>
        <w:pStyle w:val="Pr-formataoHTML"/>
        <w:spacing w:line="360" w:lineRule="auto"/>
        <w:jc w:val="both"/>
        <w:rPr>
          <w:rFonts w:ascii="Arial" w:hAnsi="Arial" w:cs="Arial"/>
          <w:sz w:val="24"/>
          <w:szCs w:val="24"/>
          <w:lang w:val="en-GB"/>
        </w:rPr>
      </w:pPr>
      <w:r>
        <w:rPr>
          <w:rFonts w:ascii="Arial" w:hAnsi="Arial" w:cs="Arial"/>
          <w:sz w:val="24"/>
          <w:szCs w:val="24"/>
          <w:lang w:val="en-GB"/>
        </w:rPr>
        <w:tab/>
      </w:r>
      <w:commentRangeStart w:id="8"/>
      <w:commentRangeStart w:id="9"/>
      <w:commentRangeStart w:id="10"/>
      <w:r w:rsidR="00FE03B0" w:rsidRPr="00986E7A">
        <w:rPr>
          <w:rFonts w:ascii="Arial" w:hAnsi="Arial" w:cs="Arial"/>
          <w:sz w:val="24"/>
          <w:szCs w:val="24"/>
          <w:lang w:val="en-GB"/>
        </w:rPr>
        <w:t xml:space="preserve">Study </w:t>
      </w:r>
      <w:r w:rsidR="00FE03B0">
        <w:rPr>
          <w:rFonts w:ascii="Arial" w:hAnsi="Arial" w:cs="Arial"/>
          <w:sz w:val="24"/>
          <w:szCs w:val="24"/>
          <w:lang w:val="en-GB"/>
        </w:rPr>
        <w:t>a</w:t>
      </w:r>
      <w:r w:rsidR="00FE03B0" w:rsidRPr="00986E7A">
        <w:rPr>
          <w:rFonts w:ascii="Arial" w:hAnsi="Arial" w:cs="Arial"/>
          <w:sz w:val="24"/>
          <w:szCs w:val="24"/>
          <w:lang w:val="en-GB"/>
        </w:rPr>
        <w:t>rea</w:t>
      </w:r>
      <w:commentRangeEnd w:id="8"/>
      <w:r w:rsidR="00FE03B0">
        <w:rPr>
          <w:rStyle w:val="Refdecomentrio"/>
          <w:rFonts w:asciiTheme="minorHAnsi" w:hAnsiTheme="minorHAnsi"/>
        </w:rPr>
        <w:commentReference w:id="8"/>
      </w:r>
      <w:commentRangeEnd w:id="9"/>
      <w:r w:rsidR="00FE03B0">
        <w:rPr>
          <w:rStyle w:val="Refdecomentrio"/>
          <w:rFonts w:asciiTheme="minorHAnsi" w:hAnsiTheme="minorHAnsi"/>
        </w:rPr>
        <w:commentReference w:id="9"/>
      </w:r>
      <w:commentRangeEnd w:id="10"/>
      <w:r w:rsidR="00FE03B0">
        <w:rPr>
          <w:rStyle w:val="Refdecomentrio"/>
          <w:rFonts w:asciiTheme="minorHAnsi" w:hAnsiTheme="minorHAnsi"/>
        </w:rPr>
        <w:commentReference w:id="10"/>
      </w:r>
      <w:r w:rsidR="00FE03B0">
        <w:rPr>
          <w:rFonts w:ascii="Arial" w:hAnsi="Arial" w:cs="Arial"/>
          <w:sz w:val="24"/>
          <w:szCs w:val="24"/>
          <w:lang w:val="en-GB"/>
        </w:rPr>
        <w:t xml:space="preserve">  </w:t>
      </w:r>
      <w:r w:rsidRPr="00C94796">
        <w:rPr>
          <w:rFonts w:ascii="Arial" w:hAnsi="Arial" w:cs="Arial"/>
          <w:sz w:val="24"/>
          <w:szCs w:val="24"/>
          <w:lang w:val="en-GB"/>
        </w:rPr>
        <w:t xml:space="preserve">In this work, we present a dolphin whistle classifier for </w:t>
      </w:r>
      <w:r w:rsidR="00F66D1C" w:rsidRPr="00EC777D">
        <w:rPr>
          <w:rFonts w:ascii="Arial" w:hAnsi="Arial" w:cs="Arial"/>
          <w:sz w:val="24"/>
          <w:szCs w:val="24"/>
          <w:lang w:val="en-US"/>
        </w:rPr>
        <w:t>species</w:t>
      </w:r>
      <w:r w:rsidR="00704CD7" w:rsidRPr="00704CD7">
        <w:rPr>
          <w:rFonts w:ascii="Arial" w:hAnsi="Arial" w:cs="Arial"/>
          <w:sz w:val="24"/>
          <w:szCs w:val="24"/>
          <w:lang w:val="en-GB"/>
        </w:rPr>
        <w:t xml:space="preserve"> </w:t>
      </w:r>
      <w:r w:rsidRPr="00C94796">
        <w:rPr>
          <w:rFonts w:ascii="Arial" w:hAnsi="Arial" w:cs="Arial"/>
          <w:sz w:val="24"/>
          <w:szCs w:val="24"/>
          <w:lang w:val="en-GB"/>
        </w:rPr>
        <w:t xml:space="preserve">inhabiting the Southwest Atlantic. </w:t>
      </w:r>
      <w:r w:rsidR="00930B99" w:rsidRPr="00930B99">
        <w:rPr>
          <w:rFonts w:ascii="Arial" w:hAnsi="Arial" w:cs="Arial"/>
          <w:sz w:val="24"/>
          <w:szCs w:val="24"/>
          <w:lang w:val="en-GB"/>
        </w:rPr>
        <w:t>Data were collected during visual and acoustic line-transect surveys in a region known as the South Brazil Bight</w:t>
      </w:r>
      <w:r w:rsidR="00FE113D">
        <w:rPr>
          <w:rFonts w:ascii="Arial" w:hAnsi="Arial" w:cs="Arial"/>
          <w:sz w:val="24"/>
          <w:szCs w:val="24"/>
          <w:lang w:val="en-GB"/>
        </w:rPr>
        <w:t xml:space="preserve"> </w:t>
      </w:r>
      <w:r w:rsidR="00930B99" w:rsidRPr="00930B99">
        <w:rPr>
          <w:rFonts w:ascii="Arial" w:hAnsi="Arial" w:cs="Arial"/>
          <w:sz w:val="24"/>
          <w:szCs w:val="24"/>
          <w:lang w:val="en-GB"/>
        </w:rPr>
        <w:t>which spans parts of the southeastern and southern coasts of Brazil.</w:t>
      </w:r>
      <w:r w:rsidR="00D660FD">
        <w:rPr>
          <w:rFonts w:ascii="Arial" w:hAnsi="Arial" w:cs="Arial"/>
          <w:sz w:val="24"/>
          <w:szCs w:val="24"/>
          <w:lang w:val="en-GB"/>
        </w:rPr>
        <w:t xml:space="preserve"> </w:t>
      </w:r>
      <w:r w:rsidR="00FE113D">
        <w:rPr>
          <w:rFonts w:ascii="Arial" w:hAnsi="Arial" w:cs="Arial"/>
          <w:sz w:val="24"/>
          <w:szCs w:val="24"/>
          <w:lang w:val="en-GB"/>
        </w:rPr>
        <w:t xml:space="preserve">The study covered an area of approximately </w:t>
      </w:r>
      <w:r w:rsidR="00FE113D" w:rsidRPr="003F4ED2">
        <w:rPr>
          <w:rFonts w:ascii="Arial" w:hAnsi="Arial" w:cs="Arial"/>
          <w:sz w:val="24"/>
          <w:szCs w:val="24"/>
          <w:lang w:val="en-GB"/>
        </w:rPr>
        <w:t xml:space="preserve">350,000 km² </w:t>
      </w:r>
      <w:r w:rsidR="00FE113D">
        <w:rPr>
          <w:rFonts w:ascii="Arial" w:hAnsi="Arial" w:cs="Arial"/>
          <w:sz w:val="24"/>
          <w:szCs w:val="24"/>
          <w:lang w:val="en-GB"/>
        </w:rPr>
        <w:t xml:space="preserve">of the Santos Basin, </w:t>
      </w:r>
      <w:r w:rsidR="00FE113D" w:rsidRPr="003F4ED2">
        <w:rPr>
          <w:rFonts w:ascii="Arial" w:hAnsi="Arial" w:cs="Arial"/>
          <w:sz w:val="24"/>
          <w:szCs w:val="24"/>
          <w:lang w:val="en-GB"/>
        </w:rPr>
        <w:t>between 23° and 28°S</w:t>
      </w:r>
      <w:r w:rsidR="00FE113D">
        <w:rPr>
          <w:rFonts w:ascii="Arial" w:hAnsi="Arial" w:cs="Arial"/>
          <w:sz w:val="24"/>
          <w:szCs w:val="24"/>
          <w:lang w:val="en-GB"/>
        </w:rPr>
        <w:t xml:space="preserve">, </w:t>
      </w:r>
      <w:r w:rsidR="00FE113D" w:rsidRPr="003F4ED2">
        <w:rPr>
          <w:rFonts w:ascii="Arial" w:hAnsi="Arial" w:cs="Arial"/>
          <w:sz w:val="24"/>
          <w:szCs w:val="24"/>
          <w:lang w:val="en-GB"/>
        </w:rPr>
        <w:t xml:space="preserve">spanning both shallow and deep waters </w:t>
      </w:r>
      <w:r w:rsidR="00FE113D" w:rsidRPr="00C62F05">
        <w:rPr>
          <w:rFonts w:ascii="Arial" w:hAnsi="Arial" w:cs="Arial"/>
          <w:strike/>
          <w:sz w:val="24"/>
          <w:szCs w:val="24"/>
          <w:lang w:val="en-GB"/>
        </w:rPr>
        <w:t>off southern and southeastern Brazil</w:t>
      </w:r>
      <w:r w:rsidR="00FE113D">
        <w:rPr>
          <w:rFonts w:ascii="Arial" w:hAnsi="Arial" w:cs="Arial"/>
          <w:sz w:val="24"/>
          <w:szCs w:val="24"/>
          <w:lang w:val="en-GB"/>
        </w:rPr>
        <w:t xml:space="preserve"> (</w:t>
      </w:r>
      <w:r w:rsidR="00FE113D" w:rsidRPr="00F91E2F">
        <w:rPr>
          <w:rFonts w:ascii="Arial" w:hAnsi="Arial" w:cs="Arial"/>
          <w:b/>
          <w:bCs/>
          <w:sz w:val="24"/>
          <w:szCs w:val="24"/>
          <w:lang w:val="en-GB"/>
        </w:rPr>
        <w:t>Figure 1</w:t>
      </w:r>
      <w:r w:rsidR="00FE113D">
        <w:rPr>
          <w:rFonts w:ascii="Arial" w:hAnsi="Arial" w:cs="Arial"/>
          <w:sz w:val="24"/>
          <w:szCs w:val="24"/>
          <w:lang w:val="en-GB"/>
        </w:rPr>
        <w:t>)</w:t>
      </w:r>
      <w:r w:rsidR="00FE113D" w:rsidRPr="003F4ED2">
        <w:rPr>
          <w:rFonts w:ascii="Arial" w:hAnsi="Arial" w:cs="Arial"/>
          <w:sz w:val="24"/>
          <w:szCs w:val="24"/>
          <w:lang w:val="en-GB"/>
        </w:rPr>
        <w:t>.</w:t>
      </w:r>
      <w:r w:rsidR="00FE113D" w:rsidRPr="00FE113D">
        <w:rPr>
          <w:rFonts w:ascii="Arial" w:hAnsi="Arial" w:cs="Arial"/>
          <w:sz w:val="24"/>
          <w:szCs w:val="24"/>
          <w:lang w:val="en-GB"/>
        </w:rPr>
        <w:t xml:space="preserve"> </w:t>
      </w:r>
      <w:r w:rsidR="001D028D" w:rsidRPr="00930B99">
        <w:rPr>
          <w:rFonts w:ascii="Arial" w:hAnsi="Arial" w:cs="Arial"/>
          <w:sz w:val="24"/>
          <w:szCs w:val="24"/>
          <w:lang w:val="en-GB"/>
        </w:rPr>
        <w:t xml:space="preserve">This region holds significant economic importance, with rapidly expanding </w:t>
      </w:r>
      <w:r w:rsidR="001D028D">
        <w:rPr>
          <w:rFonts w:ascii="Arial" w:hAnsi="Arial" w:cs="Arial"/>
          <w:sz w:val="24"/>
          <w:szCs w:val="24"/>
          <w:lang w:val="en-GB"/>
        </w:rPr>
        <w:t xml:space="preserve">offshore </w:t>
      </w:r>
      <w:r w:rsidR="001D028D" w:rsidRPr="00930B99">
        <w:rPr>
          <w:rFonts w:ascii="Arial" w:hAnsi="Arial" w:cs="Arial"/>
          <w:sz w:val="24"/>
          <w:szCs w:val="24"/>
          <w:lang w:val="en-GB"/>
        </w:rPr>
        <w:t xml:space="preserve">oil and gas exploration, major merchant shipping lanes, </w:t>
      </w:r>
      <w:r w:rsidR="001D028D">
        <w:rPr>
          <w:rFonts w:ascii="Arial" w:hAnsi="Arial" w:cs="Arial"/>
          <w:sz w:val="24"/>
          <w:szCs w:val="24"/>
          <w:lang w:val="en-GB"/>
        </w:rPr>
        <w:t xml:space="preserve">large ports </w:t>
      </w:r>
      <w:r w:rsidR="001D028D" w:rsidRPr="00930B99">
        <w:rPr>
          <w:rFonts w:ascii="Arial" w:hAnsi="Arial" w:cs="Arial"/>
          <w:sz w:val="24"/>
          <w:szCs w:val="24"/>
          <w:lang w:val="en-GB"/>
        </w:rPr>
        <w:t>and intense fishing and tourism activity. Such pressures may impact local marine fauna, underscoring the need for environmental monitoring initiatives.</w:t>
      </w:r>
      <w:r w:rsidR="001D028D">
        <w:rPr>
          <w:rFonts w:ascii="Arial" w:hAnsi="Arial" w:cs="Arial"/>
          <w:sz w:val="24"/>
          <w:szCs w:val="24"/>
          <w:lang w:val="en-GB"/>
        </w:rPr>
        <w:t xml:space="preserve"> </w:t>
      </w:r>
      <w:r w:rsidR="00FE113D" w:rsidRPr="00FE03B0">
        <w:rPr>
          <w:rFonts w:ascii="Arial" w:hAnsi="Arial" w:cs="Arial"/>
          <w:strike/>
          <w:sz w:val="24"/>
          <w:szCs w:val="24"/>
          <w:highlight w:val="yellow"/>
          <w:lang w:val="en-GB"/>
        </w:rPr>
        <w:t xml:space="preserve">The Brazil Current predominates in the region, transporting warm waters from north to south along the continental margin. </w:t>
      </w:r>
      <w:r w:rsidR="00FE113D" w:rsidRPr="00FE03B0">
        <w:rPr>
          <w:rFonts w:ascii="Arial" w:hAnsi="Arial" w:cs="Arial"/>
          <w:strike/>
          <w:sz w:val="24"/>
          <w:szCs w:val="24"/>
          <w:highlight w:val="yellow"/>
          <w:lang w:val="en-GB"/>
        </w:rPr>
        <w:lastRenderedPageBreak/>
        <w:t>The region's productivity is moderate to high, with great temporal and spatial variability (CAMPOS et al., 1995; EKAU &amp; KNOPPERS, 2003). The coastline and the geomorphology of the shelf break play an important role in the dynamics of upwelling of nutrient-rich waters from the South Atlantic Central Water, mainly in the northernmost portion. In the southernmost portion, the River Plate plume reaches the 28°S parallel and forms a transition zone up to 24°S during the austral winter, which also promotes an increase in productivity in the area (BRANDIN et al., 2018).</w:t>
      </w:r>
      <w:r w:rsidR="00437C62">
        <w:rPr>
          <w:rFonts w:ascii="Arial" w:hAnsi="Arial" w:cs="Arial"/>
          <w:sz w:val="24"/>
          <w:szCs w:val="24"/>
          <w:lang w:val="en-GB"/>
        </w:rPr>
        <w:t>T</w:t>
      </w:r>
      <w:r w:rsidR="00437C62" w:rsidRPr="00930B99">
        <w:rPr>
          <w:rFonts w:ascii="Arial" w:hAnsi="Arial" w:cs="Arial"/>
          <w:sz w:val="24"/>
          <w:szCs w:val="24"/>
          <w:lang w:val="en-GB"/>
        </w:rPr>
        <w:t xml:space="preserve">he Brazilian cetacean fauna is largely composed of tropical and subtropical species, </w:t>
      </w:r>
      <w:r w:rsidR="00437C62">
        <w:rPr>
          <w:rFonts w:ascii="Arial" w:hAnsi="Arial" w:cs="Arial"/>
          <w:sz w:val="24"/>
          <w:szCs w:val="24"/>
          <w:lang w:val="en-GB"/>
        </w:rPr>
        <w:t xml:space="preserve">including world-wide distributed </w:t>
      </w:r>
      <w:r w:rsidR="00F31B5B">
        <w:rPr>
          <w:rFonts w:ascii="Arial" w:hAnsi="Arial" w:cs="Arial"/>
          <w:sz w:val="24"/>
          <w:szCs w:val="24"/>
          <w:lang w:val="en-GB"/>
        </w:rPr>
        <w:t xml:space="preserve">dolphin </w:t>
      </w:r>
      <w:r w:rsidR="00437C62">
        <w:rPr>
          <w:rFonts w:ascii="Arial" w:hAnsi="Arial" w:cs="Arial"/>
          <w:sz w:val="24"/>
          <w:szCs w:val="24"/>
          <w:lang w:val="en-GB"/>
        </w:rPr>
        <w:t>species such as pantropical spotted dolphin (</w:t>
      </w:r>
      <w:r w:rsidR="00437C62" w:rsidRPr="00437C62">
        <w:rPr>
          <w:rFonts w:ascii="Arial" w:hAnsi="Arial" w:cs="Arial"/>
          <w:i/>
          <w:iCs/>
          <w:sz w:val="24"/>
          <w:szCs w:val="24"/>
          <w:lang w:val="en-GB"/>
        </w:rPr>
        <w:t>Stenella attenuata</w:t>
      </w:r>
      <w:r w:rsidR="00437C62">
        <w:rPr>
          <w:rFonts w:ascii="Arial" w:hAnsi="Arial" w:cs="Arial"/>
          <w:sz w:val="24"/>
          <w:szCs w:val="24"/>
          <w:lang w:val="en-GB"/>
        </w:rPr>
        <w:t>), spinner dolphin</w:t>
      </w:r>
      <w:r w:rsidR="00437C62" w:rsidRPr="00437C62">
        <w:rPr>
          <w:rFonts w:ascii="Arial" w:hAnsi="Arial" w:cs="Arial"/>
          <w:sz w:val="24"/>
          <w:szCs w:val="24"/>
          <w:lang w:val="en-GB"/>
        </w:rPr>
        <w:t xml:space="preserve"> </w:t>
      </w:r>
      <w:r w:rsidR="00437C62">
        <w:rPr>
          <w:rFonts w:ascii="Arial" w:hAnsi="Arial" w:cs="Arial"/>
          <w:sz w:val="24"/>
          <w:szCs w:val="24"/>
          <w:lang w:val="en-GB"/>
        </w:rPr>
        <w:t>(</w:t>
      </w:r>
      <w:r w:rsidR="00437C62" w:rsidRPr="00F31B5B">
        <w:rPr>
          <w:rFonts w:ascii="Arial" w:hAnsi="Arial" w:cs="Arial"/>
          <w:i/>
          <w:iCs/>
          <w:sz w:val="24"/>
          <w:szCs w:val="24"/>
          <w:lang w:val="en-GB"/>
        </w:rPr>
        <w:t>Stenella longirostris</w:t>
      </w:r>
      <w:r w:rsidR="00F31B5B">
        <w:rPr>
          <w:rFonts w:ascii="Arial" w:hAnsi="Arial" w:cs="Arial"/>
          <w:sz w:val="24"/>
          <w:szCs w:val="24"/>
          <w:lang w:val="en-GB"/>
        </w:rPr>
        <w:t>)</w:t>
      </w:r>
      <w:r w:rsidR="00437C62">
        <w:rPr>
          <w:rFonts w:ascii="Arial" w:hAnsi="Arial" w:cs="Arial"/>
          <w:sz w:val="24"/>
          <w:szCs w:val="24"/>
          <w:lang w:val="en-GB"/>
        </w:rPr>
        <w:t xml:space="preserve">, </w:t>
      </w:r>
      <w:r w:rsidR="00F31B5B">
        <w:rPr>
          <w:rFonts w:ascii="Arial" w:hAnsi="Arial" w:cs="Arial"/>
          <w:sz w:val="24"/>
          <w:szCs w:val="24"/>
          <w:lang w:val="en-GB"/>
        </w:rPr>
        <w:t>bottlenose dolphin (</w:t>
      </w:r>
      <w:r w:rsidR="00F31B5B" w:rsidRPr="00F31B5B">
        <w:rPr>
          <w:rFonts w:ascii="Arial" w:hAnsi="Arial" w:cs="Arial"/>
          <w:i/>
          <w:iCs/>
          <w:sz w:val="24"/>
          <w:szCs w:val="24"/>
          <w:lang w:val="en-GB"/>
        </w:rPr>
        <w:t>Tursiops truncatus</w:t>
      </w:r>
      <w:r w:rsidR="00F31B5B">
        <w:rPr>
          <w:rFonts w:ascii="Arial" w:hAnsi="Arial" w:cs="Arial"/>
          <w:sz w:val="24"/>
          <w:szCs w:val="24"/>
          <w:lang w:val="en-GB"/>
        </w:rPr>
        <w:t xml:space="preserve">) as </w:t>
      </w:r>
      <w:r w:rsidR="00D660FD">
        <w:rPr>
          <w:rFonts w:ascii="Arial" w:hAnsi="Arial" w:cs="Arial"/>
          <w:sz w:val="24"/>
          <w:szCs w:val="24"/>
          <w:lang w:val="en-GB"/>
        </w:rPr>
        <w:t>well</w:t>
      </w:r>
      <w:r w:rsidR="00F31B5B">
        <w:rPr>
          <w:rFonts w:ascii="Arial" w:hAnsi="Arial" w:cs="Arial"/>
          <w:sz w:val="24"/>
          <w:szCs w:val="24"/>
          <w:lang w:val="en-GB"/>
        </w:rPr>
        <w:t xml:space="preserve"> as some species endemic to the Atlantic, such as Atlantic spotted dolphin (</w:t>
      </w:r>
      <w:r w:rsidR="00F31B5B" w:rsidRPr="00F31B5B">
        <w:rPr>
          <w:rFonts w:ascii="Arial" w:hAnsi="Arial" w:cs="Arial"/>
          <w:i/>
          <w:iCs/>
          <w:sz w:val="24"/>
          <w:szCs w:val="24"/>
          <w:lang w:val="en-GB"/>
        </w:rPr>
        <w:t>Stenella frontalis</w:t>
      </w:r>
      <w:r w:rsidR="00F31B5B">
        <w:rPr>
          <w:rFonts w:ascii="Arial" w:hAnsi="Arial" w:cs="Arial"/>
          <w:sz w:val="24"/>
          <w:szCs w:val="24"/>
          <w:lang w:val="en-GB"/>
        </w:rPr>
        <w:t>) and Clymene dolphin (</w:t>
      </w:r>
      <w:r w:rsidR="00F31B5B" w:rsidRPr="00F31B5B">
        <w:rPr>
          <w:rFonts w:ascii="Arial" w:hAnsi="Arial" w:cs="Arial"/>
          <w:i/>
          <w:iCs/>
          <w:sz w:val="24"/>
          <w:szCs w:val="24"/>
          <w:lang w:val="en-GB"/>
        </w:rPr>
        <w:t>Stenella clymene</w:t>
      </w:r>
      <w:r w:rsidR="00F31B5B">
        <w:rPr>
          <w:rFonts w:ascii="Arial" w:hAnsi="Arial" w:cs="Arial"/>
          <w:sz w:val="24"/>
          <w:szCs w:val="24"/>
          <w:lang w:val="en-GB"/>
        </w:rPr>
        <w:t xml:space="preserve">). </w:t>
      </w:r>
      <w:r w:rsidR="00D660FD" w:rsidRPr="00930B99">
        <w:rPr>
          <w:rFonts w:ascii="Arial" w:hAnsi="Arial" w:cs="Arial"/>
          <w:sz w:val="24"/>
          <w:szCs w:val="24"/>
          <w:lang w:val="en-GB"/>
        </w:rPr>
        <w:t xml:space="preserve">Research gaps </w:t>
      </w:r>
      <w:r w:rsidR="00D660FD">
        <w:rPr>
          <w:rFonts w:ascii="Arial" w:hAnsi="Arial" w:cs="Arial"/>
          <w:sz w:val="24"/>
          <w:szCs w:val="24"/>
          <w:lang w:val="en-GB"/>
        </w:rPr>
        <w:t xml:space="preserve">about </w:t>
      </w:r>
      <w:r w:rsidR="001D028D">
        <w:rPr>
          <w:rFonts w:ascii="Arial" w:hAnsi="Arial" w:cs="Arial"/>
          <w:sz w:val="24"/>
          <w:szCs w:val="24"/>
          <w:lang w:val="en-GB"/>
        </w:rPr>
        <w:t>cetacean</w:t>
      </w:r>
      <w:r w:rsidR="00D660FD">
        <w:rPr>
          <w:rFonts w:ascii="Arial" w:hAnsi="Arial" w:cs="Arial"/>
          <w:sz w:val="24"/>
          <w:szCs w:val="24"/>
          <w:lang w:val="en-GB"/>
        </w:rPr>
        <w:t xml:space="preserve"> distribution </w:t>
      </w:r>
      <w:r w:rsidR="00D660FD" w:rsidRPr="00930B99">
        <w:rPr>
          <w:rFonts w:ascii="Arial" w:hAnsi="Arial" w:cs="Arial"/>
          <w:sz w:val="24"/>
          <w:szCs w:val="24"/>
          <w:lang w:val="en-GB"/>
        </w:rPr>
        <w:t>are particularly notable in offshore areas, where high logistical costs constrain field efforts.</w:t>
      </w:r>
      <w:r w:rsidR="00D660FD" w:rsidRPr="00D660FD">
        <w:rPr>
          <w:rFonts w:ascii="Arial" w:hAnsi="Arial" w:cs="Arial"/>
          <w:sz w:val="24"/>
          <w:szCs w:val="24"/>
          <w:lang w:val="en-GB"/>
        </w:rPr>
        <w:t xml:space="preserve"> </w:t>
      </w:r>
      <w:r w:rsidR="00D660FD" w:rsidRPr="00930B99">
        <w:rPr>
          <w:rFonts w:ascii="Arial" w:hAnsi="Arial" w:cs="Arial"/>
          <w:sz w:val="24"/>
          <w:szCs w:val="24"/>
          <w:lang w:val="en-GB"/>
        </w:rPr>
        <w:t>The integration of PAM</w:t>
      </w:r>
      <w:r w:rsidR="00D660FD">
        <w:rPr>
          <w:rFonts w:ascii="Arial" w:hAnsi="Arial" w:cs="Arial"/>
          <w:sz w:val="24"/>
          <w:szCs w:val="24"/>
          <w:lang w:val="en-GB"/>
        </w:rPr>
        <w:t xml:space="preserve"> </w:t>
      </w:r>
      <w:r w:rsidR="00D660FD" w:rsidRPr="00930B99">
        <w:rPr>
          <w:rFonts w:ascii="Arial" w:hAnsi="Arial" w:cs="Arial"/>
          <w:sz w:val="24"/>
          <w:szCs w:val="24"/>
          <w:lang w:val="en-GB"/>
        </w:rPr>
        <w:t>with automated classification tools presents a cost-effective strategy to expand monitoring in this vast reg</w:t>
      </w:r>
      <w:r w:rsidR="00D660FD">
        <w:rPr>
          <w:rFonts w:ascii="Arial" w:hAnsi="Arial" w:cs="Arial"/>
          <w:sz w:val="24"/>
          <w:szCs w:val="24"/>
          <w:lang w:val="en-GB"/>
        </w:rPr>
        <w:t>ion.</w:t>
      </w:r>
      <w:bookmarkStart w:id="11" w:name="_Hlk203487695"/>
      <w:r w:rsidR="00D660FD">
        <w:rPr>
          <w:rFonts w:ascii="Arial" w:hAnsi="Arial" w:cs="Arial"/>
          <w:sz w:val="24"/>
          <w:szCs w:val="24"/>
          <w:lang w:val="en-GB"/>
        </w:rPr>
        <w:t xml:space="preserve"> </w:t>
      </w:r>
      <w:r w:rsidR="00D660FD" w:rsidRPr="00C94796">
        <w:rPr>
          <w:rFonts w:ascii="Arial" w:hAnsi="Arial" w:cs="Arial"/>
          <w:sz w:val="24"/>
          <w:szCs w:val="24"/>
          <w:lang w:val="en-GB"/>
        </w:rPr>
        <w:t>A preliminary classifier developed in Brazil using a limited dataset showed the potential of acoustic signals for dolphin species identification</w:t>
      </w:r>
      <w:r w:rsidR="00D660FD">
        <w:rPr>
          <w:rFonts w:ascii="Arial" w:hAnsi="Arial" w:cs="Arial"/>
          <w:sz w:val="24"/>
          <w:szCs w:val="24"/>
          <w:lang w:val="en-GB"/>
        </w:rPr>
        <w:t xml:space="preserve"> (AMORIM et al., 2019). </w:t>
      </w:r>
      <w:r w:rsidR="00D660FD" w:rsidRPr="00930B99">
        <w:rPr>
          <w:rFonts w:ascii="Arial" w:hAnsi="Arial" w:cs="Arial"/>
          <w:sz w:val="24"/>
          <w:szCs w:val="24"/>
          <w:lang w:val="en-GB"/>
        </w:rPr>
        <w:t>More recently, Machado et al. (2024) extended whistle classification models to analyze acoustic data without visual species confirmation.</w:t>
      </w:r>
      <w:bookmarkEnd w:id="11"/>
      <w:r w:rsidR="00D660FD" w:rsidRPr="00AC618C">
        <w:rPr>
          <w:rFonts w:ascii="Arial" w:hAnsi="Arial" w:cs="Arial"/>
          <w:sz w:val="24"/>
          <w:szCs w:val="24"/>
          <w:lang w:val="en-GB"/>
        </w:rPr>
        <w:t xml:space="preserve"> </w:t>
      </w:r>
      <w:r w:rsidR="00D660FD" w:rsidRPr="00286C31">
        <w:rPr>
          <w:rFonts w:ascii="Arial" w:hAnsi="Arial" w:cs="Arial"/>
          <w:sz w:val="24"/>
          <w:szCs w:val="24"/>
          <w:lang w:val="en-GB"/>
        </w:rPr>
        <w:t xml:space="preserve">Extending the idea of acoustic classification, we developed models trained on a larger dataset </w:t>
      </w:r>
      <w:r w:rsidR="00D660FD">
        <w:rPr>
          <w:rFonts w:ascii="Arial" w:hAnsi="Arial" w:cs="Arial"/>
          <w:sz w:val="24"/>
          <w:szCs w:val="24"/>
          <w:lang w:val="en-GB"/>
        </w:rPr>
        <w:t xml:space="preserve">than was used in previous work </w:t>
      </w:r>
      <w:r w:rsidR="00D660FD" w:rsidRPr="00286C31">
        <w:rPr>
          <w:rFonts w:ascii="Arial" w:hAnsi="Arial" w:cs="Arial"/>
          <w:sz w:val="24"/>
          <w:szCs w:val="24"/>
          <w:lang w:val="en-GB"/>
        </w:rPr>
        <w:t>and explored various experimental configurations to</w:t>
      </w:r>
      <w:r w:rsidR="00D660FD">
        <w:rPr>
          <w:rFonts w:ascii="Arial" w:hAnsi="Arial" w:cs="Arial"/>
          <w:sz w:val="24"/>
          <w:szCs w:val="24"/>
          <w:lang w:val="en-GB"/>
        </w:rPr>
        <w:t xml:space="preserve"> increase classification success and</w:t>
      </w:r>
      <w:r w:rsidR="00D660FD" w:rsidRPr="00286C31">
        <w:rPr>
          <w:rFonts w:ascii="Arial" w:hAnsi="Arial" w:cs="Arial"/>
          <w:sz w:val="24"/>
          <w:szCs w:val="24"/>
          <w:lang w:val="en-GB"/>
        </w:rPr>
        <w:t xml:space="preserve"> ensure robustness.</w:t>
      </w:r>
      <w:r w:rsidR="00D660FD" w:rsidRPr="00AC618C">
        <w:rPr>
          <w:rFonts w:ascii="Arial" w:hAnsi="Arial" w:cs="Arial"/>
          <w:sz w:val="24"/>
          <w:szCs w:val="24"/>
          <w:lang w:val="en-GB"/>
        </w:rPr>
        <w:t xml:space="preserve"> </w:t>
      </w:r>
      <w:r w:rsidR="00D660FD">
        <w:rPr>
          <w:rFonts w:ascii="Arial" w:hAnsi="Arial" w:cs="Arial"/>
          <w:sz w:val="24"/>
          <w:szCs w:val="24"/>
          <w:lang w:val="en-GB"/>
        </w:rPr>
        <w:t xml:space="preserve">Our framework </w:t>
      </w:r>
      <w:r w:rsidR="00D660FD" w:rsidRPr="00817AB8">
        <w:rPr>
          <w:rFonts w:ascii="Arial" w:hAnsi="Arial" w:cs="Arial"/>
          <w:sz w:val="24"/>
          <w:szCs w:val="24"/>
          <w:lang w:val="en-GB"/>
        </w:rPr>
        <w:t>can be applied to novel data for classificatio</w:t>
      </w:r>
      <w:r w:rsidR="00D660FD">
        <w:rPr>
          <w:rFonts w:ascii="Arial" w:hAnsi="Arial" w:cs="Arial"/>
          <w:sz w:val="24"/>
          <w:szCs w:val="24"/>
          <w:lang w:val="en-GB"/>
        </w:rPr>
        <w:t xml:space="preserve">n and serve as a reference for a dolphin acoustic classifier for the South West Atlantic Ocean.    </w:t>
      </w:r>
    </w:p>
    <w:p w14:paraId="0BF6CFB4" w14:textId="2456C6B6" w:rsidR="00D660FD" w:rsidRDefault="00D660FD" w:rsidP="00D660FD">
      <w:pPr>
        <w:spacing w:line="360" w:lineRule="auto"/>
        <w:jc w:val="both"/>
        <w:rPr>
          <w:rFonts w:ascii="Arial" w:hAnsi="Arial" w:cs="Arial"/>
          <w:sz w:val="24"/>
          <w:szCs w:val="24"/>
          <w:lang w:val="en-GB"/>
        </w:rPr>
      </w:pPr>
    </w:p>
    <w:p w14:paraId="46E69593" w14:textId="168AEA6F" w:rsidR="00D660FD" w:rsidRDefault="00D660FD" w:rsidP="00D660FD">
      <w:pPr>
        <w:spacing w:line="360" w:lineRule="auto"/>
        <w:jc w:val="both"/>
        <w:rPr>
          <w:rFonts w:ascii="Arial" w:hAnsi="Arial" w:cs="Arial"/>
          <w:sz w:val="24"/>
          <w:szCs w:val="24"/>
          <w:lang w:val="en-GB"/>
        </w:rPr>
      </w:pPr>
    </w:p>
    <w:p w14:paraId="17AC04E4" w14:textId="1705058B" w:rsidR="00D660FD" w:rsidRDefault="00D660FD" w:rsidP="00437C62">
      <w:pPr>
        <w:spacing w:line="360" w:lineRule="auto"/>
        <w:jc w:val="both"/>
        <w:rPr>
          <w:rFonts w:ascii="Arial" w:hAnsi="Arial" w:cs="Arial"/>
          <w:sz w:val="24"/>
          <w:szCs w:val="24"/>
          <w:lang w:val="en-GB"/>
        </w:rPr>
      </w:pPr>
    </w:p>
    <w:p w14:paraId="27BC20F9" w14:textId="77777777" w:rsidR="00D660FD" w:rsidRDefault="00D660FD" w:rsidP="00437C62">
      <w:pPr>
        <w:spacing w:line="360" w:lineRule="auto"/>
        <w:jc w:val="both"/>
        <w:rPr>
          <w:rFonts w:ascii="Arial" w:hAnsi="Arial" w:cs="Arial"/>
          <w:sz w:val="24"/>
          <w:szCs w:val="24"/>
          <w:lang w:val="en-GB"/>
        </w:rPr>
      </w:pPr>
    </w:p>
    <w:p w14:paraId="5BCAE372" w14:textId="77777777" w:rsidR="00F31B5B" w:rsidRDefault="00F31B5B" w:rsidP="00437C62">
      <w:pPr>
        <w:spacing w:line="360" w:lineRule="auto"/>
        <w:jc w:val="both"/>
        <w:rPr>
          <w:rFonts w:ascii="Arial" w:hAnsi="Arial" w:cs="Arial"/>
          <w:sz w:val="24"/>
          <w:szCs w:val="24"/>
          <w:lang w:val="en-GB"/>
        </w:rPr>
      </w:pPr>
    </w:p>
    <w:p w14:paraId="2EDDAE80" w14:textId="386EA03A" w:rsidR="00FE113D" w:rsidRDefault="00FE113D" w:rsidP="0004117A">
      <w:pPr>
        <w:spacing w:line="360" w:lineRule="auto"/>
        <w:jc w:val="both"/>
        <w:rPr>
          <w:rFonts w:ascii="Arial" w:hAnsi="Arial" w:cs="Arial"/>
          <w:sz w:val="24"/>
          <w:szCs w:val="24"/>
          <w:lang w:val="en-GB"/>
        </w:rPr>
      </w:pPr>
    </w:p>
    <w:p w14:paraId="716BEC68" w14:textId="77777777" w:rsidR="00FE113D" w:rsidRDefault="00FE113D" w:rsidP="0004117A">
      <w:pPr>
        <w:spacing w:line="360" w:lineRule="auto"/>
        <w:jc w:val="both"/>
        <w:rPr>
          <w:rFonts w:ascii="Arial" w:hAnsi="Arial" w:cs="Arial"/>
          <w:sz w:val="24"/>
          <w:szCs w:val="24"/>
          <w:lang w:val="en-GB"/>
        </w:rPr>
      </w:pPr>
    </w:p>
    <w:p w14:paraId="158E53C8" w14:textId="77777777" w:rsidR="00FE113D" w:rsidRDefault="00FE113D" w:rsidP="0004117A">
      <w:pPr>
        <w:spacing w:line="360" w:lineRule="auto"/>
        <w:jc w:val="both"/>
        <w:rPr>
          <w:rFonts w:ascii="Arial" w:hAnsi="Arial" w:cs="Arial"/>
          <w:sz w:val="24"/>
          <w:szCs w:val="24"/>
          <w:lang w:val="en-GB"/>
        </w:rPr>
      </w:pPr>
    </w:p>
    <w:p w14:paraId="25DE33E0" w14:textId="481C784C" w:rsidR="00AB0FAD" w:rsidRDefault="00C42EE1" w:rsidP="00C42EE1">
      <w:pPr>
        <w:pStyle w:val="Pr-formataoHTML"/>
        <w:spacing w:line="360" w:lineRule="auto"/>
        <w:jc w:val="both"/>
        <w:rPr>
          <w:rFonts w:ascii="Arial" w:hAnsi="Arial" w:cs="Arial"/>
          <w:b/>
          <w:bCs/>
          <w:sz w:val="24"/>
          <w:szCs w:val="24"/>
          <w:lang w:val="en-GB"/>
        </w:rPr>
      </w:pPr>
      <w:r w:rsidRPr="00770718">
        <w:rPr>
          <w:rFonts w:ascii="Arial" w:hAnsi="Arial" w:cs="Arial"/>
          <w:b/>
          <w:bCs/>
          <w:sz w:val="24"/>
          <w:szCs w:val="24"/>
          <w:lang w:val="en-GB"/>
        </w:rPr>
        <w:t>MATERIAL &amp; METHODS</w:t>
      </w:r>
    </w:p>
    <w:p w14:paraId="356B3FC8" w14:textId="77777777" w:rsidR="00AB0FAD" w:rsidRDefault="00AB0FAD" w:rsidP="00C42EE1">
      <w:pPr>
        <w:pStyle w:val="Pr-formataoHTML"/>
        <w:spacing w:line="360" w:lineRule="auto"/>
        <w:jc w:val="both"/>
        <w:rPr>
          <w:rFonts w:ascii="Arial" w:hAnsi="Arial" w:cs="Arial"/>
          <w:b/>
          <w:bCs/>
          <w:sz w:val="24"/>
          <w:szCs w:val="24"/>
          <w:lang w:val="en-GB"/>
        </w:rPr>
      </w:pPr>
    </w:p>
    <w:p w14:paraId="15FE2D5F" w14:textId="787AEB60" w:rsidR="00B63EB1" w:rsidRDefault="00B63EB1" w:rsidP="00B63EB1">
      <w:pPr>
        <w:pStyle w:val="Pr-formataoHTML"/>
        <w:spacing w:line="360" w:lineRule="auto"/>
        <w:jc w:val="both"/>
        <w:rPr>
          <w:rFonts w:ascii="Arial" w:hAnsi="Arial" w:cs="Arial"/>
          <w:sz w:val="24"/>
          <w:szCs w:val="24"/>
          <w:lang w:val="en-GB"/>
        </w:rPr>
      </w:pPr>
      <w:r w:rsidRPr="00132ACF">
        <w:rPr>
          <w:rFonts w:ascii="Arial" w:hAnsi="Arial" w:cs="Arial"/>
          <w:sz w:val="24"/>
          <w:szCs w:val="24"/>
          <w:lang w:val="en-GB"/>
        </w:rPr>
        <w:t>Data collection</w:t>
      </w:r>
    </w:p>
    <w:p w14:paraId="6E989E88" w14:textId="5B76042E" w:rsidR="00D74517" w:rsidRDefault="00B63EB1" w:rsidP="004768AD">
      <w:pPr>
        <w:spacing w:line="360" w:lineRule="auto"/>
        <w:jc w:val="both"/>
        <w:rPr>
          <w:rFonts w:ascii="Arial" w:hAnsi="Arial" w:cs="Arial"/>
          <w:sz w:val="24"/>
          <w:szCs w:val="24"/>
          <w:lang w:val="en-GB"/>
        </w:rPr>
      </w:pPr>
      <w:r>
        <w:rPr>
          <w:rFonts w:ascii="Arial" w:hAnsi="Arial" w:cs="Arial"/>
          <w:sz w:val="24"/>
          <w:szCs w:val="24"/>
          <w:lang w:val="en-GB"/>
        </w:rPr>
        <w:tab/>
      </w:r>
      <w:r w:rsidR="003F4ED2" w:rsidRPr="003F4ED2">
        <w:rPr>
          <w:rFonts w:ascii="Arial" w:hAnsi="Arial" w:cs="Arial"/>
          <w:sz w:val="24"/>
          <w:szCs w:val="24"/>
          <w:lang w:val="en-GB"/>
        </w:rPr>
        <w:t>This study used data from the Santos Basin Cetacean Monitoring Project (PMC-BS</w:t>
      </w:r>
      <w:r w:rsidR="00E457A8" w:rsidRPr="003F4ED2">
        <w:rPr>
          <w:rFonts w:ascii="Arial" w:hAnsi="Arial" w:cs="Arial"/>
          <w:sz w:val="24"/>
          <w:szCs w:val="24"/>
          <w:lang w:val="en-GB"/>
        </w:rPr>
        <w:t>);</w:t>
      </w:r>
      <w:r w:rsidR="003F4ED2" w:rsidRPr="003F4ED2">
        <w:rPr>
          <w:rFonts w:ascii="Arial" w:hAnsi="Arial" w:cs="Arial"/>
          <w:sz w:val="24"/>
          <w:szCs w:val="24"/>
          <w:lang w:val="en-GB"/>
        </w:rPr>
        <w:t xml:space="preserve"> a long-term initiative launched in 2015 by PETROBRAS (Brazil’s national oil company) as a requirement of the federal environmental licensing process regulated by IBAMA (Brazil’s federal environmental agency). Surveys were conducted twice annually </w:t>
      </w:r>
      <w:r w:rsidR="006B4EED">
        <w:rPr>
          <w:rFonts w:ascii="Arial" w:hAnsi="Arial" w:cs="Arial"/>
          <w:sz w:val="24"/>
          <w:szCs w:val="24"/>
          <w:lang w:val="en-GB"/>
        </w:rPr>
        <w:t>alternating between warm and cold seasons from</w:t>
      </w:r>
      <w:r w:rsidR="006B4EED" w:rsidRPr="003F4ED2">
        <w:rPr>
          <w:rFonts w:ascii="Arial" w:hAnsi="Arial" w:cs="Arial"/>
          <w:sz w:val="24"/>
          <w:szCs w:val="24"/>
          <w:lang w:val="en-GB"/>
        </w:rPr>
        <w:t xml:space="preserve"> </w:t>
      </w:r>
      <w:r w:rsidR="003F4ED2" w:rsidRPr="003F4ED2">
        <w:rPr>
          <w:rFonts w:ascii="Arial" w:hAnsi="Arial" w:cs="Arial"/>
          <w:sz w:val="24"/>
          <w:szCs w:val="24"/>
          <w:lang w:val="en-GB"/>
        </w:rPr>
        <w:t xml:space="preserve">2015 </w:t>
      </w:r>
      <w:r w:rsidR="006B4EED">
        <w:rPr>
          <w:rFonts w:ascii="Arial" w:hAnsi="Arial" w:cs="Arial"/>
          <w:sz w:val="24"/>
          <w:szCs w:val="24"/>
          <w:lang w:val="en-GB"/>
        </w:rPr>
        <w:t>to</w:t>
      </w:r>
      <w:r w:rsidR="006B4EED" w:rsidRPr="003F4ED2">
        <w:rPr>
          <w:rFonts w:ascii="Arial" w:hAnsi="Arial" w:cs="Arial"/>
          <w:sz w:val="24"/>
          <w:szCs w:val="24"/>
          <w:lang w:val="en-GB"/>
        </w:rPr>
        <w:t xml:space="preserve"> </w:t>
      </w:r>
      <w:r w:rsidR="003F4ED2" w:rsidRPr="003F4ED2">
        <w:rPr>
          <w:rFonts w:ascii="Arial" w:hAnsi="Arial" w:cs="Arial"/>
          <w:sz w:val="24"/>
          <w:szCs w:val="24"/>
          <w:lang w:val="en-GB"/>
        </w:rPr>
        <w:t xml:space="preserve">2024, </w:t>
      </w:r>
      <w:r w:rsidR="00167A84" w:rsidRPr="003F4ED2">
        <w:rPr>
          <w:rFonts w:ascii="Arial" w:hAnsi="Arial" w:cs="Arial"/>
          <w:sz w:val="24"/>
          <w:szCs w:val="24"/>
          <w:lang w:val="en-GB"/>
        </w:rPr>
        <w:t>totalling</w:t>
      </w:r>
      <w:r w:rsidR="003F4ED2" w:rsidRPr="003F4ED2">
        <w:rPr>
          <w:rFonts w:ascii="Arial" w:hAnsi="Arial" w:cs="Arial"/>
          <w:sz w:val="24"/>
          <w:szCs w:val="24"/>
          <w:lang w:val="en-GB"/>
        </w:rPr>
        <w:t xml:space="preserve"> 18 </w:t>
      </w:r>
      <w:r w:rsidR="00796057">
        <w:rPr>
          <w:rFonts w:ascii="Arial" w:hAnsi="Arial" w:cs="Arial"/>
          <w:sz w:val="24"/>
          <w:szCs w:val="24"/>
          <w:lang w:val="en-GB"/>
        </w:rPr>
        <w:t xml:space="preserve">completed surveys </w:t>
      </w:r>
      <w:r w:rsidR="0054138C">
        <w:rPr>
          <w:rFonts w:ascii="Arial" w:hAnsi="Arial" w:cs="Arial"/>
          <w:sz w:val="24"/>
          <w:szCs w:val="24"/>
          <w:lang w:val="en-GB"/>
        </w:rPr>
        <w:t>(</w:t>
      </w:r>
      <w:r w:rsidR="0054138C" w:rsidRPr="00B63EB1">
        <w:rPr>
          <w:rFonts w:ascii="Arial" w:hAnsi="Arial" w:cs="Arial"/>
          <w:sz w:val="24"/>
          <w:szCs w:val="24"/>
          <w:highlight w:val="yellow"/>
          <w:lang w:val="en-GB"/>
        </w:rPr>
        <w:t xml:space="preserve">Table </w:t>
      </w:r>
      <w:r w:rsidR="004F092D">
        <w:rPr>
          <w:rFonts w:ascii="Arial" w:hAnsi="Arial" w:cs="Arial"/>
          <w:sz w:val="24"/>
          <w:szCs w:val="24"/>
          <w:highlight w:val="yellow"/>
          <w:lang w:val="en-GB"/>
        </w:rPr>
        <w:t>S1</w:t>
      </w:r>
      <w:r w:rsidR="0054138C" w:rsidRPr="00B63EB1">
        <w:rPr>
          <w:rFonts w:ascii="Arial" w:hAnsi="Arial" w:cs="Arial"/>
          <w:sz w:val="24"/>
          <w:szCs w:val="24"/>
          <w:highlight w:val="yellow"/>
          <w:lang w:val="en-GB"/>
        </w:rPr>
        <w:t xml:space="preserve"> - Supplementary Material</w:t>
      </w:r>
      <w:r w:rsidR="0054138C">
        <w:rPr>
          <w:rFonts w:ascii="Arial" w:hAnsi="Arial" w:cs="Arial"/>
          <w:sz w:val="24"/>
          <w:szCs w:val="24"/>
          <w:lang w:val="en-GB"/>
        </w:rPr>
        <w:t xml:space="preserve">). </w:t>
      </w:r>
      <w:r w:rsidR="003F4ED2" w:rsidRPr="003F4ED2">
        <w:rPr>
          <w:rFonts w:ascii="Arial" w:hAnsi="Arial" w:cs="Arial"/>
          <w:sz w:val="24"/>
          <w:szCs w:val="24"/>
          <w:lang w:val="en-GB"/>
        </w:rPr>
        <w:t>A research vessel followed pre-defined zigzag transects at a constant speed of ~7 knots, covering the area twice per survey over a period of approximately 40</w:t>
      </w:r>
      <w:r w:rsidR="00796057">
        <w:rPr>
          <w:rFonts w:ascii="Arial" w:hAnsi="Arial" w:cs="Arial"/>
          <w:sz w:val="24"/>
          <w:szCs w:val="24"/>
          <w:lang w:val="en-GB"/>
        </w:rPr>
        <w:t>-</w:t>
      </w:r>
      <w:r w:rsidR="003F4ED2" w:rsidRPr="003F4ED2">
        <w:rPr>
          <w:rFonts w:ascii="Arial" w:hAnsi="Arial" w:cs="Arial"/>
          <w:sz w:val="24"/>
          <w:szCs w:val="24"/>
          <w:lang w:val="en-GB"/>
        </w:rPr>
        <w:t>50 days. Two dedicated teams onboard collected visual and acoustic data. The visual team, comprising five trained marine mammal observers rotating in groups of three, conducted observations from a 9-meter-high platform during daylight hours using binoculars and the naked eye. Each observer covered a designated sector (port, bow, or starboard) and recorded sightings along with metadata including date, time, location, species ID, and group size.</w:t>
      </w:r>
      <w:r w:rsidR="008F5A67">
        <w:rPr>
          <w:rFonts w:ascii="Arial" w:hAnsi="Arial" w:cs="Arial"/>
          <w:sz w:val="24"/>
          <w:szCs w:val="24"/>
          <w:lang w:val="en-GB"/>
        </w:rPr>
        <w:t xml:space="preserve"> </w:t>
      </w:r>
      <w:r w:rsidR="003F4ED2" w:rsidRPr="003F4ED2">
        <w:rPr>
          <w:rFonts w:ascii="Arial" w:hAnsi="Arial" w:cs="Arial"/>
          <w:sz w:val="24"/>
          <w:szCs w:val="24"/>
          <w:lang w:val="en-GB"/>
        </w:rPr>
        <w:t>Simultaneously, passive acoustic monitoring was carried out using a hydrophone array towed on a 400 m cable from the stern. The array</w:t>
      </w:r>
      <w:r w:rsidR="00A428E4">
        <w:rPr>
          <w:rFonts w:ascii="Arial" w:hAnsi="Arial" w:cs="Arial"/>
          <w:sz w:val="24"/>
          <w:szCs w:val="24"/>
          <w:lang w:val="en-GB"/>
        </w:rPr>
        <w:t>s</w:t>
      </w:r>
      <w:r w:rsidR="003F4ED2" w:rsidRPr="003F4ED2">
        <w:rPr>
          <w:rFonts w:ascii="Arial" w:hAnsi="Arial" w:cs="Arial"/>
          <w:sz w:val="24"/>
          <w:szCs w:val="24"/>
          <w:lang w:val="en-GB"/>
        </w:rPr>
        <w:t>, encased in a polyurethane hose filled with castor oil, consisted of four hydrophones divided into two functional pairs. The mid-frequency pair, optimized for delphinid whistles (1</w:t>
      </w:r>
      <w:r w:rsidR="00796057">
        <w:rPr>
          <w:rFonts w:ascii="Arial" w:hAnsi="Arial" w:cs="Arial"/>
          <w:sz w:val="24"/>
          <w:szCs w:val="24"/>
          <w:lang w:val="en-GB"/>
        </w:rPr>
        <w:t>-</w:t>
      </w:r>
      <w:r w:rsidR="003F4ED2" w:rsidRPr="003F4ED2">
        <w:rPr>
          <w:rFonts w:ascii="Arial" w:hAnsi="Arial" w:cs="Arial"/>
          <w:sz w:val="24"/>
          <w:szCs w:val="24"/>
          <w:lang w:val="en-GB"/>
        </w:rPr>
        <w:t>48 kHz), included cylindrical piezoelectric sensors (APC 42-1021 or Steminc) with custom preamplifiers (33</w:t>
      </w:r>
      <w:r w:rsidR="00796057">
        <w:rPr>
          <w:rFonts w:ascii="Arial" w:hAnsi="Arial" w:cs="Arial"/>
          <w:sz w:val="24"/>
          <w:szCs w:val="24"/>
          <w:lang w:val="en-GB"/>
        </w:rPr>
        <w:t xml:space="preserve"> or </w:t>
      </w:r>
      <w:r w:rsidR="003F4ED2" w:rsidRPr="003F4ED2">
        <w:rPr>
          <w:rFonts w:ascii="Arial" w:hAnsi="Arial" w:cs="Arial"/>
          <w:sz w:val="24"/>
          <w:szCs w:val="24"/>
          <w:lang w:val="en-GB"/>
        </w:rPr>
        <w:t>39 dB gain)</w:t>
      </w:r>
      <w:r w:rsidR="003B7E0C">
        <w:rPr>
          <w:rFonts w:ascii="Arial" w:hAnsi="Arial" w:cs="Arial"/>
          <w:sz w:val="24"/>
          <w:szCs w:val="24"/>
          <w:lang w:val="en-GB"/>
        </w:rPr>
        <w:t xml:space="preserve"> with hydrophones </w:t>
      </w:r>
      <w:r w:rsidR="00A428E4" w:rsidRPr="00A428E4">
        <w:rPr>
          <w:rFonts w:ascii="Arial" w:hAnsi="Arial" w:cs="Arial"/>
          <w:sz w:val="24"/>
          <w:szCs w:val="24"/>
          <w:lang w:val="en-GB"/>
        </w:rPr>
        <w:t>2.03</w:t>
      </w:r>
      <w:r w:rsidR="003B7E0C" w:rsidRPr="00A428E4">
        <w:rPr>
          <w:rFonts w:ascii="Arial" w:hAnsi="Arial" w:cs="Arial"/>
          <w:sz w:val="24"/>
          <w:szCs w:val="24"/>
          <w:lang w:val="en-GB"/>
        </w:rPr>
        <w:t xml:space="preserve"> m or </w:t>
      </w:r>
      <w:r w:rsidR="00A428E4" w:rsidRPr="00A428E4">
        <w:rPr>
          <w:rFonts w:ascii="Arial" w:hAnsi="Arial" w:cs="Arial"/>
          <w:sz w:val="24"/>
          <w:szCs w:val="24"/>
          <w:lang w:val="en-GB"/>
        </w:rPr>
        <w:t>3.</w:t>
      </w:r>
      <w:r w:rsidR="00CD0763">
        <w:rPr>
          <w:rFonts w:ascii="Arial" w:hAnsi="Arial" w:cs="Arial"/>
          <w:sz w:val="24"/>
          <w:szCs w:val="24"/>
          <w:lang w:val="en-GB"/>
        </w:rPr>
        <w:t>80</w:t>
      </w:r>
      <w:r w:rsidR="00A428E4" w:rsidRPr="00A428E4">
        <w:rPr>
          <w:rFonts w:ascii="Arial" w:hAnsi="Arial" w:cs="Arial"/>
          <w:sz w:val="24"/>
          <w:szCs w:val="24"/>
          <w:lang w:val="en-GB"/>
        </w:rPr>
        <w:t xml:space="preserve"> </w:t>
      </w:r>
      <w:r w:rsidR="003B7E0C" w:rsidRPr="00A428E4">
        <w:rPr>
          <w:rFonts w:ascii="Arial" w:hAnsi="Arial" w:cs="Arial"/>
          <w:sz w:val="24"/>
          <w:szCs w:val="24"/>
          <w:lang w:val="en-GB"/>
        </w:rPr>
        <w:t>m</w:t>
      </w:r>
      <w:r w:rsidR="003B7E0C">
        <w:rPr>
          <w:rFonts w:ascii="Arial" w:hAnsi="Arial" w:cs="Arial"/>
          <w:sz w:val="24"/>
          <w:szCs w:val="24"/>
          <w:lang w:val="en-GB"/>
        </w:rPr>
        <w:t xml:space="preserve"> apart. </w:t>
      </w:r>
      <w:r w:rsidR="003F4ED2" w:rsidRPr="003F4ED2">
        <w:rPr>
          <w:rFonts w:ascii="Arial" w:hAnsi="Arial" w:cs="Arial"/>
          <w:sz w:val="24"/>
          <w:szCs w:val="24"/>
          <w:lang w:val="en-GB"/>
        </w:rPr>
        <w:t>The high-frequency pair, optimized for odontocete echolocation clicks (1</w:t>
      </w:r>
      <w:r w:rsidR="00D92B98">
        <w:rPr>
          <w:rFonts w:ascii="Arial" w:hAnsi="Arial" w:cs="Arial"/>
          <w:sz w:val="24"/>
          <w:szCs w:val="24"/>
          <w:lang w:val="en-GB"/>
        </w:rPr>
        <w:t>-</w:t>
      </w:r>
      <w:r w:rsidR="003F4ED2" w:rsidRPr="003F4ED2">
        <w:rPr>
          <w:rFonts w:ascii="Arial" w:hAnsi="Arial" w:cs="Arial"/>
          <w:sz w:val="24"/>
          <w:szCs w:val="24"/>
          <w:lang w:val="en-GB"/>
        </w:rPr>
        <w:t>170 kHz), used Reson TC 4013 hydrophones with 33 dB gain</w:t>
      </w:r>
      <w:r w:rsidR="003B7E0C">
        <w:rPr>
          <w:rFonts w:ascii="Arial" w:hAnsi="Arial" w:cs="Arial"/>
          <w:sz w:val="24"/>
          <w:szCs w:val="24"/>
          <w:lang w:val="en-GB"/>
        </w:rPr>
        <w:t xml:space="preserve"> with </w:t>
      </w:r>
      <w:r w:rsidR="003B7E0C" w:rsidRPr="00053987">
        <w:rPr>
          <w:rFonts w:ascii="Arial" w:hAnsi="Arial" w:cs="Arial"/>
          <w:sz w:val="24"/>
          <w:szCs w:val="24"/>
          <w:lang w:val="en-GB"/>
        </w:rPr>
        <w:t xml:space="preserve">hydrophones </w:t>
      </w:r>
      <w:r w:rsidR="00A428E4" w:rsidRPr="00053987">
        <w:rPr>
          <w:rFonts w:ascii="Arial" w:hAnsi="Arial" w:cs="Arial"/>
          <w:sz w:val="24"/>
          <w:szCs w:val="24"/>
          <w:lang w:val="en-GB"/>
        </w:rPr>
        <w:t>0.53</w:t>
      </w:r>
      <w:r w:rsidR="003B7E0C" w:rsidRPr="00053987">
        <w:rPr>
          <w:rFonts w:ascii="Arial" w:hAnsi="Arial" w:cs="Arial"/>
          <w:sz w:val="24"/>
          <w:szCs w:val="24"/>
          <w:lang w:val="en-GB"/>
        </w:rPr>
        <w:t xml:space="preserve"> m or </w:t>
      </w:r>
      <w:r w:rsidR="00A428E4" w:rsidRPr="00053987">
        <w:rPr>
          <w:rFonts w:ascii="Arial" w:hAnsi="Arial" w:cs="Arial"/>
          <w:sz w:val="24"/>
          <w:szCs w:val="24"/>
          <w:lang w:val="en-GB"/>
        </w:rPr>
        <w:t>1.01</w:t>
      </w:r>
      <w:r w:rsidR="003B7E0C" w:rsidRPr="00053987">
        <w:rPr>
          <w:rFonts w:ascii="Arial" w:hAnsi="Arial" w:cs="Arial"/>
          <w:sz w:val="24"/>
          <w:szCs w:val="24"/>
          <w:lang w:val="en-GB"/>
        </w:rPr>
        <w:t xml:space="preserve"> m apart</w:t>
      </w:r>
      <w:r w:rsidR="003B7E0C">
        <w:rPr>
          <w:rFonts w:ascii="Arial" w:hAnsi="Arial" w:cs="Arial"/>
          <w:sz w:val="24"/>
          <w:szCs w:val="24"/>
          <w:lang w:val="en-GB"/>
        </w:rPr>
        <w:t xml:space="preserve">. </w:t>
      </w:r>
      <w:r w:rsidR="003F4ED2" w:rsidRPr="003F4ED2">
        <w:rPr>
          <w:rFonts w:ascii="Arial" w:hAnsi="Arial" w:cs="Arial"/>
          <w:sz w:val="24"/>
          <w:szCs w:val="24"/>
          <w:lang w:val="en-GB"/>
        </w:rPr>
        <w:t xml:space="preserve"> Before digitization, all signals underwent analog conditioning: a 1 kHz high-pass filter was applied to all channels; the mid-frequency pair received an additional 20 dB of gain and a 48 kHz low-pass filter, while the high-frequency pair received an extra 36 dB of gain and a 170 kHz low-pass filter.</w:t>
      </w:r>
      <w:r w:rsidR="008F5A67" w:rsidRPr="008F5A67">
        <w:rPr>
          <w:rFonts w:ascii="Arial" w:hAnsi="Arial" w:cs="Arial"/>
          <w:sz w:val="24"/>
          <w:szCs w:val="24"/>
          <w:lang w:val="en-GB"/>
        </w:rPr>
        <w:t xml:space="preserve"> </w:t>
      </w:r>
      <w:r w:rsidR="008F5A67" w:rsidRPr="00B058E2">
        <w:rPr>
          <w:rFonts w:ascii="Arial" w:hAnsi="Arial" w:cs="Arial"/>
          <w:sz w:val="24"/>
          <w:szCs w:val="24"/>
          <w:lang w:val="en-GB"/>
        </w:rPr>
        <w:t>For the purpose of this study, data from the high-frequency pair were used only when mid-frequency data were unavailable due to technical issues</w:t>
      </w:r>
      <w:r w:rsidR="008F5A67">
        <w:rPr>
          <w:rFonts w:ascii="Arial" w:hAnsi="Arial" w:cs="Arial"/>
          <w:sz w:val="24"/>
          <w:szCs w:val="24"/>
          <w:lang w:val="en-GB"/>
        </w:rPr>
        <w:t xml:space="preserve">. </w:t>
      </w:r>
      <w:r w:rsidR="003F4ED2" w:rsidRPr="003F4ED2">
        <w:rPr>
          <w:rFonts w:ascii="Arial" w:hAnsi="Arial" w:cs="Arial"/>
          <w:sz w:val="24"/>
          <w:szCs w:val="24"/>
          <w:lang w:val="en-GB"/>
        </w:rPr>
        <w:t>Digitized signals were routed to two separate acquisition systems: mid-frequency audio was recorded using an ASUS Xonar 7 sound card at 192 kHz</w:t>
      </w:r>
      <w:r w:rsidR="00512C1B">
        <w:rPr>
          <w:rFonts w:ascii="Arial" w:hAnsi="Arial" w:cs="Arial"/>
          <w:sz w:val="24"/>
          <w:szCs w:val="24"/>
          <w:lang w:val="en-GB"/>
        </w:rPr>
        <w:t xml:space="preserve"> sampling rate</w:t>
      </w:r>
      <w:r w:rsidR="003F4ED2" w:rsidRPr="003F4ED2">
        <w:rPr>
          <w:rFonts w:ascii="Arial" w:hAnsi="Arial" w:cs="Arial"/>
          <w:sz w:val="24"/>
          <w:szCs w:val="24"/>
          <w:lang w:val="en-GB"/>
        </w:rPr>
        <w:t xml:space="preserve">, and high-frequency audio </w:t>
      </w:r>
      <w:r w:rsidR="00512C1B">
        <w:rPr>
          <w:rFonts w:ascii="Arial" w:hAnsi="Arial" w:cs="Arial"/>
          <w:sz w:val="24"/>
          <w:szCs w:val="24"/>
          <w:lang w:val="en-GB"/>
        </w:rPr>
        <w:t xml:space="preserve">was recorded </w:t>
      </w:r>
      <w:r w:rsidR="003F4ED2" w:rsidRPr="003F4ED2">
        <w:rPr>
          <w:rFonts w:ascii="Arial" w:hAnsi="Arial" w:cs="Arial"/>
          <w:sz w:val="24"/>
          <w:szCs w:val="24"/>
          <w:lang w:val="en-GB"/>
        </w:rPr>
        <w:t xml:space="preserve">using an NI USB-6286 DAQ </w:t>
      </w:r>
      <w:r w:rsidR="003F4ED2" w:rsidRPr="003F4ED2">
        <w:rPr>
          <w:rFonts w:ascii="Arial" w:hAnsi="Arial" w:cs="Arial"/>
          <w:sz w:val="24"/>
          <w:szCs w:val="24"/>
          <w:lang w:val="en-GB"/>
        </w:rPr>
        <w:lastRenderedPageBreak/>
        <w:t>board at 500 kHz</w:t>
      </w:r>
      <w:r w:rsidR="00512C1B">
        <w:rPr>
          <w:rFonts w:ascii="Arial" w:hAnsi="Arial" w:cs="Arial"/>
          <w:sz w:val="24"/>
          <w:szCs w:val="24"/>
          <w:lang w:val="en-GB"/>
        </w:rPr>
        <w:t xml:space="preserve"> sampling rate</w:t>
      </w:r>
      <w:r w:rsidR="003F4ED2" w:rsidRPr="003F4ED2">
        <w:rPr>
          <w:rFonts w:ascii="Arial" w:hAnsi="Arial" w:cs="Arial"/>
          <w:sz w:val="24"/>
          <w:szCs w:val="24"/>
          <w:lang w:val="en-GB"/>
        </w:rPr>
        <w:t>. Audio was recorded continuously and displayed in real time. A Keller 7 pressure sensor measured hydrophone depth, which was typically 20</w:t>
      </w:r>
      <w:r w:rsidR="008F5A67">
        <w:rPr>
          <w:rFonts w:ascii="Arial" w:hAnsi="Arial" w:cs="Arial"/>
          <w:sz w:val="24"/>
          <w:szCs w:val="24"/>
          <w:lang w:val="en-GB"/>
        </w:rPr>
        <w:t>-30</w:t>
      </w:r>
      <w:r w:rsidR="003F4ED2" w:rsidRPr="003F4ED2">
        <w:rPr>
          <w:rFonts w:ascii="Arial" w:hAnsi="Arial" w:cs="Arial"/>
          <w:sz w:val="24"/>
          <w:szCs w:val="24"/>
          <w:lang w:val="en-GB"/>
        </w:rPr>
        <w:t xml:space="preserve"> m for the 400 m cable. In waters shallower than 40 m, a shorter 150 m deployment placed the hydrophones at approximately 8 m</w:t>
      </w:r>
      <w:r w:rsidR="00512C1B">
        <w:rPr>
          <w:rFonts w:ascii="Arial" w:hAnsi="Arial" w:cs="Arial"/>
          <w:sz w:val="24"/>
          <w:szCs w:val="24"/>
          <w:lang w:val="en-GB"/>
        </w:rPr>
        <w:t xml:space="preserve"> depth</w:t>
      </w:r>
      <w:r w:rsidR="003F4ED2" w:rsidRPr="003F4ED2">
        <w:rPr>
          <w:rFonts w:ascii="Arial" w:hAnsi="Arial" w:cs="Arial"/>
          <w:sz w:val="24"/>
          <w:szCs w:val="24"/>
          <w:lang w:val="en-GB"/>
        </w:rPr>
        <w:t>. The array was retrieved in depths &lt;20 m.</w:t>
      </w:r>
      <w:r w:rsidR="008F5A67">
        <w:rPr>
          <w:rFonts w:ascii="Arial" w:hAnsi="Arial" w:cs="Arial"/>
          <w:sz w:val="24"/>
          <w:szCs w:val="24"/>
          <w:lang w:val="en-GB"/>
        </w:rPr>
        <w:t xml:space="preserve"> </w:t>
      </w:r>
      <w:r w:rsidR="003F4ED2" w:rsidRPr="003F4ED2">
        <w:rPr>
          <w:rFonts w:ascii="Arial" w:hAnsi="Arial" w:cs="Arial"/>
          <w:sz w:val="24"/>
          <w:szCs w:val="24"/>
          <w:lang w:val="en-GB"/>
        </w:rPr>
        <w:t xml:space="preserve">Acoustic monitoring occurred continuously during daylight hours, in parallel with visual observations, except during technical issues or unsafe conditions. Three acoustic operators worked in rotating pairs, each responsible for a recording station while monitoring live audio via headphones. </w:t>
      </w:r>
      <w:r w:rsidR="008F5A67">
        <w:rPr>
          <w:rFonts w:ascii="Arial" w:hAnsi="Arial" w:cs="Arial"/>
          <w:sz w:val="24"/>
          <w:szCs w:val="24"/>
          <w:lang w:val="en-GB"/>
        </w:rPr>
        <w:t>For the mid-frequency data, r</w:t>
      </w:r>
      <w:r w:rsidR="003F4ED2" w:rsidRPr="003F4ED2">
        <w:rPr>
          <w:rFonts w:ascii="Arial" w:hAnsi="Arial" w:cs="Arial"/>
          <w:sz w:val="24"/>
          <w:szCs w:val="24"/>
          <w:lang w:val="en-GB"/>
        </w:rPr>
        <w:t>eal-time spectrograms were generated using Ishmael software (v1.0) with a 2048-point FFT and a rolling display. Operators conducted both visual and aural monitoring of these spectrograms. Ishmael also calculated bearing angles of received signals, which were transmitted to Whaltrak2.6</w:t>
      </w:r>
      <w:r w:rsidR="008F5A67">
        <w:rPr>
          <w:rFonts w:ascii="Arial" w:hAnsi="Arial" w:cs="Arial"/>
          <w:sz w:val="24"/>
          <w:szCs w:val="24"/>
          <w:lang w:val="en-GB"/>
        </w:rPr>
        <w:t xml:space="preserve">, </w:t>
      </w:r>
      <w:r w:rsidR="003F4ED2" w:rsidRPr="003F4ED2">
        <w:rPr>
          <w:rFonts w:ascii="Arial" w:hAnsi="Arial" w:cs="Arial"/>
          <w:sz w:val="24"/>
          <w:szCs w:val="24"/>
          <w:lang w:val="en-GB"/>
        </w:rPr>
        <w:t xml:space="preserve">a mapping software integrated with GPS data. Operators manually selected acoustic </w:t>
      </w:r>
      <w:r w:rsidR="00F5038E">
        <w:rPr>
          <w:rFonts w:ascii="Arial" w:hAnsi="Arial" w:cs="Arial"/>
          <w:sz w:val="24"/>
          <w:szCs w:val="24"/>
          <w:lang w:val="en-GB"/>
        </w:rPr>
        <w:t>signals</w:t>
      </w:r>
      <w:r w:rsidR="003F4ED2" w:rsidRPr="003F4ED2">
        <w:rPr>
          <w:rFonts w:ascii="Arial" w:hAnsi="Arial" w:cs="Arial"/>
          <w:sz w:val="24"/>
          <w:szCs w:val="24"/>
          <w:lang w:val="en-GB"/>
        </w:rPr>
        <w:t>, typically delphinid whistles, and plotted their estimated bearings. Although bearings were ambiguous with respect to the vessel’s orientation, plotting multiple detections over time enabled target motion analysis to localize groups and estimate distance</w:t>
      </w:r>
      <w:r w:rsidR="00EE0766">
        <w:rPr>
          <w:rFonts w:ascii="Arial" w:hAnsi="Arial" w:cs="Arial"/>
          <w:sz w:val="24"/>
          <w:szCs w:val="24"/>
          <w:lang w:val="en-GB"/>
        </w:rPr>
        <w:t xml:space="preserve"> from the array</w:t>
      </w:r>
      <w:r w:rsidR="003F4ED2" w:rsidRPr="003F4ED2">
        <w:rPr>
          <w:rFonts w:ascii="Arial" w:hAnsi="Arial" w:cs="Arial"/>
          <w:sz w:val="24"/>
          <w:szCs w:val="24"/>
          <w:lang w:val="en-GB"/>
        </w:rPr>
        <w:t>.</w:t>
      </w:r>
      <w:r w:rsidR="004768AD">
        <w:rPr>
          <w:rFonts w:ascii="Arial" w:hAnsi="Arial" w:cs="Arial"/>
          <w:sz w:val="24"/>
          <w:szCs w:val="24"/>
          <w:lang w:val="en-GB"/>
        </w:rPr>
        <w:t xml:space="preserve"> </w:t>
      </w:r>
      <w:r w:rsidR="008F5A67">
        <w:rPr>
          <w:rFonts w:ascii="Arial" w:hAnsi="Arial" w:cs="Arial"/>
          <w:sz w:val="24"/>
          <w:szCs w:val="24"/>
          <w:lang w:val="en-GB"/>
        </w:rPr>
        <w:t>Visual and acoustic</w:t>
      </w:r>
      <w:r w:rsidR="003F4ED2" w:rsidRPr="003F4ED2">
        <w:rPr>
          <w:rFonts w:ascii="Arial" w:hAnsi="Arial" w:cs="Arial"/>
          <w:sz w:val="24"/>
          <w:szCs w:val="24"/>
          <w:lang w:val="en-GB"/>
        </w:rPr>
        <w:t xml:space="preserve"> team</w:t>
      </w:r>
      <w:r w:rsidR="00EE0766">
        <w:rPr>
          <w:rFonts w:ascii="Arial" w:hAnsi="Arial" w:cs="Arial"/>
          <w:sz w:val="24"/>
          <w:szCs w:val="24"/>
          <w:lang w:val="en-GB"/>
        </w:rPr>
        <w:t>s</w:t>
      </w:r>
      <w:r w:rsidR="003F4ED2" w:rsidRPr="003F4ED2">
        <w:rPr>
          <w:rFonts w:ascii="Arial" w:hAnsi="Arial" w:cs="Arial"/>
          <w:sz w:val="24"/>
          <w:szCs w:val="24"/>
          <w:lang w:val="en-GB"/>
        </w:rPr>
        <w:t xml:space="preserve"> communicat</w:t>
      </w:r>
      <w:r w:rsidR="008F5A67">
        <w:rPr>
          <w:rFonts w:ascii="Arial" w:hAnsi="Arial" w:cs="Arial"/>
          <w:sz w:val="24"/>
          <w:szCs w:val="24"/>
          <w:lang w:val="en-GB"/>
        </w:rPr>
        <w:t>ed</w:t>
      </w:r>
      <w:r w:rsidR="003F4ED2" w:rsidRPr="003F4ED2">
        <w:rPr>
          <w:rFonts w:ascii="Arial" w:hAnsi="Arial" w:cs="Arial"/>
          <w:sz w:val="24"/>
          <w:szCs w:val="24"/>
          <w:lang w:val="en-GB"/>
        </w:rPr>
        <w:t xml:space="preserve"> via VHF radio. </w:t>
      </w:r>
      <w:r w:rsidR="008F5A67" w:rsidRPr="009714EA">
        <w:rPr>
          <w:rFonts w:ascii="Arial" w:hAnsi="Arial" w:cs="Arial"/>
          <w:sz w:val="24"/>
          <w:szCs w:val="24"/>
          <w:lang w:val="en-GB"/>
        </w:rPr>
        <w:t xml:space="preserve">Whenever possible, acoustic and visual detections were associated by comparing the reported location and taxonomic group of the sighted animals with the </w:t>
      </w:r>
      <w:r w:rsidRPr="009714EA">
        <w:rPr>
          <w:rFonts w:ascii="Arial" w:hAnsi="Arial" w:cs="Arial"/>
          <w:sz w:val="24"/>
          <w:szCs w:val="24"/>
          <w:lang w:val="en-GB"/>
        </w:rPr>
        <w:t>type</w:t>
      </w:r>
      <w:r>
        <w:rPr>
          <w:rFonts w:ascii="Arial" w:hAnsi="Arial" w:cs="Arial"/>
          <w:sz w:val="24"/>
          <w:szCs w:val="24"/>
          <w:lang w:val="en-GB"/>
        </w:rPr>
        <w:t>,</w:t>
      </w:r>
      <w:r w:rsidRPr="009714EA">
        <w:rPr>
          <w:rFonts w:ascii="Arial" w:hAnsi="Arial" w:cs="Arial"/>
          <w:sz w:val="24"/>
          <w:szCs w:val="24"/>
          <w:lang w:val="en-GB"/>
        </w:rPr>
        <w:t xml:space="preserve"> intensity</w:t>
      </w:r>
      <w:r w:rsidR="00CF7EDF">
        <w:rPr>
          <w:rFonts w:ascii="Arial" w:hAnsi="Arial" w:cs="Arial"/>
          <w:sz w:val="24"/>
          <w:szCs w:val="24"/>
          <w:lang w:val="en-GB"/>
        </w:rPr>
        <w:t>, distance</w:t>
      </w:r>
      <w:r w:rsidR="008F5A67" w:rsidRPr="009714EA">
        <w:rPr>
          <w:rFonts w:ascii="Arial" w:hAnsi="Arial" w:cs="Arial"/>
          <w:sz w:val="24"/>
          <w:szCs w:val="24"/>
          <w:lang w:val="en-GB"/>
        </w:rPr>
        <w:t xml:space="preserve"> </w:t>
      </w:r>
      <w:r w:rsidR="009C0D53">
        <w:rPr>
          <w:rFonts w:ascii="Arial" w:hAnsi="Arial" w:cs="Arial"/>
          <w:sz w:val="24"/>
          <w:szCs w:val="24"/>
          <w:lang w:val="en-GB"/>
        </w:rPr>
        <w:t xml:space="preserve">and bearing </w:t>
      </w:r>
      <w:r w:rsidR="008F5A67" w:rsidRPr="009714EA">
        <w:rPr>
          <w:rFonts w:ascii="Arial" w:hAnsi="Arial" w:cs="Arial"/>
          <w:sz w:val="24"/>
          <w:szCs w:val="24"/>
          <w:lang w:val="en-GB"/>
        </w:rPr>
        <w:t>of the sounds detected acoustically.</w:t>
      </w:r>
      <w:r w:rsidR="00D92B98" w:rsidRPr="00D92B98">
        <w:rPr>
          <w:rFonts w:ascii="Arial" w:hAnsi="Arial" w:cs="Arial"/>
          <w:sz w:val="24"/>
          <w:szCs w:val="24"/>
          <w:lang w:val="en-GB"/>
        </w:rPr>
        <w:t xml:space="preserve"> </w:t>
      </w:r>
      <w:r w:rsidR="00D92B98" w:rsidRPr="009714EA">
        <w:rPr>
          <w:rFonts w:ascii="Arial" w:hAnsi="Arial" w:cs="Arial"/>
          <w:sz w:val="24"/>
          <w:szCs w:val="24"/>
          <w:lang w:val="en-GB"/>
        </w:rPr>
        <w:t xml:space="preserve">Only sightings confirming the presence of a single species were included. Acoustic detections linked to mixed-species groups were excluded. Additionally, when different species were observed in proximity (less than 3 nautical miles apart), associated acoustic detections were also discarded to avoid ambiguity </w:t>
      </w:r>
      <w:r w:rsidR="009467C7">
        <w:rPr>
          <w:rFonts w:ascii="Arial" w:hAnsi="Arial" w:cs="Arial"/>
          <w:sz w:val="24"/>
          <w:szCs w:val="24"/>
          <w:lang w:val="en-GB"/>
        </w:rPr>
        <w:t>in discerning which species produced the signals being recorded</w:t>
      </w:r>
      <w:r w:rsidR="00D92B98" w:rsidRPr="009714EA">
        <w:rPr>
          <w:rFonts w:ascii="Arial" w:hAnsi="Arial" w:cs="Arial"/>
          <w:sz w:val="24"/>
          <w:szCs w:val="24"/>
          <w:lang w:val="en-GB"/>
        </w:rPr>
        <w:t xml:space="preserve">. These protocols ensured that acoustic detections could be reliably linked to visually confirmed species, forming a ground-truth dataset for </w:t>
      </w:r>
      <w:r w:rsidR="00796057">
        <w:rPr>
          <w:rFonts w:ascii="Arial" w:hAnsi="Arial" w:cs="Arial"/>
          <w:sz w:val="24"/>
          <w:szCs w:val="24"/>
          <w:lang w:val="en-GB"/>
        </w:rPr>
        <w:t xml:space="preserve">the </w:t>
      </w:r>
      <w:r w:rsidR="00D92B98" w:rsidRPr="009714EA">
        <w:rPr>
          <w:rFonts w:ascii="Arial" w:hAnsi="Arial" w:cs="Arial"/>
          <w:sz w:val="24"/>
          <w:szCs w:val="24"/>
          <w:lang w:val="en-GB"/>
        </w:rPr>
        <w:t>classifier model development.</w:t>
      </w:r>
      <w:r w:rsidR="00F5038E">
        <w:rPr>
          <w:rFonts w:ascii="Arial" w:hAnsi="Arial" w:cs="Arial"/>
          <w:sz w:val="24"/>
          <w:szCs w:val="24"/>
          <w:lang w:val="en-GB"/>
        </w:rPr>
        <w:t xml:space="preserve"> </w:t>
      </w:r>
      <w:r w:rsidR="00953BFF" w:rsidRPr="004C738E">
        <w:rPr>
          <w:rFonts w:ascii="Arial" w:hAnsi="Arial" w:cs="Arial"/>
          <w:sz w:val="24"/>
          <w:szCs w:val="24"/>
          <w:lang w:val="en-GB"/>
        </w:rPr>
        <w:t>From this point onward, a dolphin encounter refers to a visually confirmed sighting of a dolphin group</w:t>
      </w:r>
      <w:r w:rsidR="000E6CA1">
        <w:rPr>
          <w:rFonts w:ascii="Arial" w:hAnsi="Arial" w:cs="Arial"/>
          <w:sz w:val="24"/>
          <w:szCs w:val="24"/>
          <w:lang w:val="en-GB"/>
        </w:rPr>
        <w:t xml:space="preserve"> </w:t>
      </w:r>
      <w:r w:rsidR="00953BFF" w:rsidRPr="004C738E">
        <w:rPr>
          <w:rFonts w:ascii="Arial" w:hAnsi="Arial" w:cs="Arial"/>
          <w:sz w:val="24"/>
          <w:szCs w:val="24"/>
          <w:lang w:val="en-GB"/>
        </w:rPr>
        <w:t>with matched acoustic detections. The associated set of vocalizations is referred to as an acoustic event.</w:t>
      </w:r>
    </w:p>
    <w:p w14:paraId="43AA637C" w14:textId="5CFD0399" w:rsidR="00D90B83" w:rsidRDefault="000E6CA1" w:rsidP="00D90B83">
      <w:pPr>
        <w:spacing w:line="240" w:lineRule="auto"/>
        <w:jc w:val="both"/>
        <w:rPr>
          <w:rFonts w:ascii="Arial" w:hAnsi="Arial" w:cs="Arial"/>
          <w:b/>
          <w:bCs/>
          <w:sz w:val="20"/>
          <w:szCs w:val="20"/>
          <w:lang w:val="en-GB"/>
        </w:rPr>
      </w:pPr>
      <w:r w:rsidRPr="008C6C8A">
        <w:rPr>
          <w:noProof/>
        </w:rPr>
        <w:lastRenderedPageBreak/>
        <w:drawing>
          <wp:anchor distT="0" distB="0" distL="114300" distR="114300" simplePos="0" relativeHeight="251657216" behindDoc="0" locked="0" layoutInCell="1" allowOverlap="1" wp14:anchorId="51B8F658" wp14:editId="61872571">
            <wp:simplePos x="0" y="0"/>
            <wp:positionH relativeFrom="margin">
              <wp:posOffset>0</wp:posOffset>
            </wp:positionH>
            <wp:positionV relativeFrom="paragraph">
              <wp:posOffset>219710</wp:posOffset>
            </wp:positionV>
            <wp:extent cx="5399405" cy="3792855"/>
            <wp:effectExtent l="0" t="0" r="0" b="0"/>
            <wp:wrapTopAndBottom/>
            <wp:docPr id="130606714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9405" cy="3792855"/>
                    </a:xfrm>
                    <a:prstGeom prst="rect">
                      <a:avLst/>
                    </a:prstGeom>
                    <a:noFill/>
                    <a:ln>
                      <a:noFill/>
                    </a:ln>
                  </pic:spPr>
                </pic:pic>
              </a:graphicData>
            </a:graphic>
          </wp:anchor>
        </w:drawing>
      </w:r>
    </w:p>
    <w:p w14:paraId="67E119A5" w14:textId="54A78036" w:rsidR="00D74517" w:rsidRPr="00D90B83" w:rsidRDefault="0022416D" w:rsidP="00D90B83">
      <w:pPr>
        <w:spacing w:line="240" w:lineRule="auto"/>
        <w:jc w:val="both"/>
        <w:rPr>
          <w:rFonts w:ascii="Arial" w:hAnsi="Arial" w:cs="Arial"/>
          <w:sz w:val="20"/>
          <w:szCs w:val="20"/>
          <w:lang w:val="en-GB"/>
        </w:rPr>
      </w:pPr>
      <w:commentRangeStart w:id="12"/>
      <w:commentRangeStart w:id="13"/>
      <w:r w:rsidRPr="0022416D">
        <w:rPr>
          <w:rFonts w:ascii="Arial" w:hAnsi="Arial" w:cs="Arial"/>
          <w:b/>
          <w:bCs/>
          <w:sz w:val="20"/>
          <w:szCs w:val="20"/>
          <w:lang w:val="en-GB"/>
        </w:rPr>
        <w:t xml:space="preserve">Figure </w:t>
      </w:r>
      <w:commentRangeEnd w:id="12"/>
      <w:r w:rsidR="00167A84">
        <w:rPr>
          <w:rStyle w:val="Refdecomentrio"/>
        </w:rPr>
        <w:commentReference w:id="12"/>
      </w:r>
      <w:commentRangeEnd w:id="13"/>
      <w:r w:rsidR="0018081E">
        <w:rPr>
          <w:rStyle w:val="Refdecomentrio"/>
        </w:rPr>
        <w:commentReference w:id="13"/>
      </w:r>
      <w:r w:rsidRPr="0022416D">
        <w:rPr>
          <w:rFonts w:ascii="Arial" w:hAnsi="Arial" w:cs="Arial"/>
          <w:b/>
          <w:bCs/>
          <w:sz w:val="20"/>
          <w:szCs w:val="20"/>
          <w:lang w:val="en-GB"/>
        </w:rPr>
        <w:t xml:space="preserve">1. </w:t>
      </w:r>
      <w:r w:rsidRPr="0022416D">
        <w:rPr>
          <w:rFonts w:ascii="Arial" w:hAnsi="Arial" w:cs="Arial"/>
          <w:sz w:val="20"/>
          <w:szCs w:val="20"/>
          <w:lang w:val="en-GB"/>
        </w:rPr>
        <w:t>Map showing the boundaries of the area surveyed by the Santos Basin Cetacean Monitoring Project (indicated by the red dotted line) in the Southwest Atlantic Ocean, encompassing portions of the southern and southeastern Brazilian coast. The 200 m and 2000 m isobaths are shown to indicate the continental shelf and slope.</w:t>
      </w:r>
      <w:r w:rsidR="00264D77" w:rsidRPr="00264D77">
        <w:rPr>
          <w:rFonts w:ascii="Arial" w:hAnsi="Arial" w:cs="Arial"/>
          <w:b/>
          <w:bCs/>
          <w:sz w:val="24"/>
          <w:szCs w:val="24"/>
          <w:lang w:val="en-GB"/>
        </w:rPr>
        <w:t xml:space="preserve"> </w:t>
      </w:r>
      <w:r w:rsidR="00D90B83" w:rsidRPr="00D90B83">
        <w:rPr>
          <w:rFonts w:ascii="Arial" w:hAnsi="Arial" w:cs="Arial"/>
          <w:sz w:val="20"/>
          <w:szCs w:val="20"/>
          <w:lang w:val="en-GB"/>
        </w:rPr>
        <w:t>L</w:t>
      </w:r>
      <w:r w:rsidR="00264D77" w:rsidRPr="00D90B83">
        <w:rPr>
          <w:rFonts w:ascii="Arial" w:hAnsi="Arial" w:cs="Arial"/>
          <w:sz w:val="20"/>
          <w:szCs w:val="20"/>
          <w:lang w:val="en-GB"/>
        </w:rPr>
        <w:t>ocation</w:t>
      </w:r>
      <w:r w:rsidR="00D90B83" w:rsidRPr="00D90B83">
        <w:rPr>
          <w:rFonts w:ascii="Arial" w:hAnsi="Arial" w:cs="Arial"/>
          <w:sz w:val="20"/>
          <w:szCs w:val="20"/>
          <w:lang w:val="en-GB"/>
        </w:rPr>
        <w:t>s</w:t>
      </w:r>
      <w:r w:rsidR="00264D77" w:rsidRPr="00D90B83">
        <w:rPr>
          <w:rFonts w:ascii="Arial" w:hAnsi="Arial" w:cs="Arial"/>
          <w:sz w:val="20"/>
          <w:szCs w:val="20"/>
          <w:lang w:val="en-GB"/>
        </w:rPr>
        <w:t xml:space="preserve"> of the acoustic records used in the classifiers models are represented </w:t>
      </w:r>
      <w:r w:rsidR="00D90B83" w:rsidRPr="00D90B83">
        <w:rPr>
          <w:rFonts w:ascii="Arial" w:hAnsi="Arial" w:cs="Arial"/>
          <w:sz w:val="20"/>
          <w:szCs w:val="20"/>
          <w:lang w:val="en-GB"/>
        </w:rPr>
        <w:t xml:space="preserve">by species-specific </w:t>
      </w:r>
      <w:r w:rsidR="00E37FD2">
        <w:rPr>
          <w:rFonts w:ascii="Arial" w:hAnsi="Arial" w:cs="Arial"/>
          <w:sz w:val="20"/>
          <w:szCs w:val="20"/>
          <w:lang w:val="en-GB"/>
        </w:rPr>
        <w:t xml:space="preserve">symbols </w:t>
      </w:r>
      <w:r w:rsidR="00D90B83">
        <w:rPr>
          <w:rFonts w:ascii="Arial" w:hAnsi="Arial" w:cs="Arial"/>
          <w:sz w:val="20"/>
          <w:szCs w:val="20"/>
          <w:lang w:val="en-GB"/>
        </w:rPr>
        <w:t>indicated in</w:t>
      </w:r>
      <w:r w:rsidR="00D90B83" w:rsidRPr="00D90B83">
        <w:rPr>
          <w:rFonts w:ascii="Arial" w:hAnsi="Arial" w:cs="Arial"/>
          <w:sz w:val="20"/>
          <w:szCs w:val="20"/>
          <w:lang w:val="en-GB"/>
        </w:rPr>
        <w:t xml:space="preserve"> </w:t>
      </w:r>
      <w:r w:rsidR="00264D77" w:rsidRPr="00D90B83">
        <w:rPr>
          <w:rFonts w:ascii="Arial" w:hAnsi="Arial" w:cs="Arial"/>
          <w:sz w:val="20"/>
          <w:szCs w:val="20"/>
          <w:lang w:val="en-GB"/>
        </w:rPr>
        <w:t xml:space="preserve">the legend.   </w:t>
      </w:r>
    </w:p>
    <w:p w14:paraId="7CD85445" w14:textId="77777777" w:rsidR="00AB0FAD" w:rsidRDefault="00AB0FAD" w:rsidP="003F4ED2">
      <w:pPr>
        <w:spacing w:line="360" w:lineRule="auto"/>
        <w:jc w:val="both"/>
        <w:rPr>
          <w:rFonts w:ascii="Arial" w:hAnsi="Arial" w:cs="Arial"/>
          <w:sz w:val="24"/>
          <w:szCs w:val="24"/>
          <w:lang w:val="en-GB"/>
        </w:rPr>
      </w:pPr>
    </w:p>
    <w:p w14:paraId="30A4E7BB" w14:textId="19B62C90" w:rsidR="003F4ED2" w:rsidRPr="003F4ED2" w:rsidRDefault="00D92B98" w:rsidP="003F4ED2">
      <w:pPr>
        <w:spacing w:line="360" w:lineRule="auto"/>
        <w:jc w:val="both"/>
        <w:rPr>
          <w:rFonts w:ascii="Arial" w:hAnsi="Arial" w:cs="Arial"/>
          <w:sz w:val="24"/>
          <w:szCs w:val="24"/>
          <w:lang w:val="en-GB"/>
        </w:rPr>
      </w:pPr>
      <w:r>
        <w:rPr>
          <w:rFonts w:ascii="Arial" w:hAnsi="Arial" w:cs="Arial"/>
          <w:sz w:val="24"/>
          <w:szCs w:val="24"/>
          <w:lang w:val="en-GB"/>
        </w:rPr>
        <w:t xml:space="preserve">Data processing </w:t>
      </w:r>
    </w:p>
    <w:p w14:paraId="2D0C6DC1" w14:textId="0E67CF8A" w:rsidR="00D92B98" w:rsidRPr="00C62F05" w:rsidRDefault="00215759" w:rsidP="00A877B6">
      <w:pPr>
        <w:spacing w:line="360" w:lineRule="auto"/>
        <w:jc w:val="both"/>
        <w:rPr>
          <w:rFonts w:ascii="Arial" w:hAnsi="Arial" w:cs="Arial"/>
          <w:sz w:val="24"/>
          <w:szCs w:val="24"/>
          <w:highlight w:val="yellow"/>
          <w:lang w:val="en-GB"/>
        </w:rPr>
      </w:pPr>
      <w:r>
        <w:rPr>
          <w:rFonts w:ascii="Arial" w:hAnsi="Arial" w:cs="Arial"/>
          <w:sz w:val="24"/>
          <w:szCs w:val="24"/>
          <w:lang w:val="en-GB"/>
        </w:rPr>
        <w:tab/>
      </w:r>
      <w:r w:rsidR="00D92B98" w:rsidRPr="00D92B98">
        <w:rPr>
          <w:rFonts w:ascii="Arial" w:hAnsi="Arial" w:cs="Arial"/>
          <w:sz w:val="24"/>
          <w:szCs w:val="24"/>
          <w:lang w:val="en-GB"/>
        </w:rPr>
        <w:t>Whistle data were manually reviewed and extracted from field recordings using Raven Pro 1.6 (</w:t>
      </w:r>
      <w:r w:rsidR="00A877B6" w:rsidRPr="00A877B6">
        <w:rPr>
          <w:rFonts w:ascii="Arial" w:hAnsi="Arial" w:cs="Arial"/>
          <w:sz w:val="24"/>
          <w:szCs w:val="24"/>
          <w:lang w:val="en-GB"/>
        </w:rPr>
        <w:t>Cornell Laboratory of Ornithology, Cornell University, New York</w:t>
      </w:r>
      <w:r w:rsidR="00D92B98" w:rsidRPr="00D92B98">
        <w:rPr>
          <w:rFonts w:ascii="Arial" w:hAnsi="Arial" w:cs="Arial"/>
          <w:sz w:val="24"/>
          <w:szCs w:val="24"/>
          <w:lang w:val="en-GB"/>
        </w:rPr>
        <w:t>). Spectrograms were generated using a 2048-point FFT with 50% overlap, yielding 93.75 Hz frequency and 5.33 s time resolution</w:t>
      </w:r>
      <w:r>
        <w:rPr>
          <w:rFonts w:ascii="Arial" w:hAnsi="Arial" w:cs="Arial"/>
          <w:sz w:val="24"/>
          <w:szCs w:val="24"/>
          <w:lang w:val="en-GB"/>
        </w:rPr>
        <w:t xml:space="preserve"> w</w:t>
      </w:r>
      <w:r w:rsidR="00A15C94">
        <w:rPr>
          <w:rFonts w:ascii="Arial" w:hAnsi="Arial" w:cs="Arial"/>
          <w:sz w:val="24"/>
          <w:szCs w:val="24"/>
          <w:lang w:val="en-GB"/>
        </w:rPr>
        <w:t>hen</w:t>
      </w:r>
      <w:r>
        <w:rPr>
          <w:rFonts w:ascii="Arial" w:hAnsi="Arial" w:cs="Arial"/>
          <w:sz w:val="24"/>
          <w:szCs w:val="24"/>
          <w:lang w:val="en-GB"/>
        </w:rPr>
        <w:t xml:space="preserve"> mid-frequency data was used and 4096-point FFT </w:t>
      </w:r>
      <w:r w:rsidR="00A15C94">
        <w:rPr>
          <w:rFonts w:ascii="Arial" w:hAnsi="Arial" w:cs="Arial"/>
          <w:sz w:val="24"/>
          <w:szCs w:val="24"/>
          <w:lang w:val="en-GB"/>
        </w:rPr>
        <w:t>with</w:t>
      </w:r>
      <w:r>
        <w:rPr>
          <w:rFonts w:ascii="Arial" w:hAnsi="Arial" w:cs="Arial"/>
          <w:sz w:val="24"/>
          <w:szCs w:val="24"/>
          <w:lang w:val="en-GB"/>
        </w:rPr>
        <w:t xml:space="preserve"> 50% overlap </w:t>
      </w:r>
      <w:r w:rsidRPr="00D92B98">
        <w:rPr>
          <w:rFonts w:ascii="Arial" w:hAnsi="Arial" w:cs="Arial"/>
          <w:sz w:val="24"/>
          <w:szCs w:val="24"/>
          <w:lang w:val="en-GB"/>
        </w:rPr>
        <w:t xml:space="preserve">yielding </w:t>
      </w:r>
      <w:r w:rsidR="00AD5001" w:rsidRPr="00AD5001">
        <w:rPr>
          <w:rFonts w:ascii="Arial" w:hAnsi="Arial" w:cs="Arial"/>
          <w:sz w:val="24"/>
          <w:szCs w:val="24"/>
          <w:lang w:val="en-GB"/>
        </w:rPr>
        <w:t>122.07</w:t>
      </w:r>
      <w:r w:rsidRPr="00AD5001">
        <w:rPr>
          <w:rFonts w:ascii="Arial" w:hAnsi="Arial" w:cs="Arial"/>
          <w:sz w:val="24"/>
          <w:szCs w:val="24"/>
          <w:lang w:val="en-GB"/>
        </w:rPr>
        <w:t xml:space="preserve"> Hz frequency and </w:t>
      </w:r>
      <w:r w:rsidR="00AD5001" w:rsidRPr="00AD5001">
        <w:rPr>
          <w:rFonts w:ascii="Arial" w:hAnsi="Arial" w:cs="Arial"/>
          <w:sz w:val="24"/>
          <w:szCs w:val="24"/>
          <w:lang w:val="en-GB"/>
        </w:rPr>
        <w:t>8</w:t>
      </w:r>
      <w:r w:rsidRPr="00AD5001">
        <w:rPr>
          <w:rFonts w:ascii="Arial" w:hAnsi="Arial" w:cs="Arial"/>
          <w:sz w:val="24"/>
          <w:szCs w:val="24"/>
          <w:lang w:val="en-GB"/>
        </w:rPr>
        <w:t>.</w:t>
      </w:r>
      <w:r w:rsidR="00AD5001" w:rsidRPr="00AD5001">
        <w:rPr>
          <w:rFonts w:ascii="Arial" w:hAnsi="Arial" w:cs="Arial"/>
          <w:sz w:val="24"/>
          <w:szCs w:val="24"/>
          <w:lang w:val="en-GB"/>
        </w:rPr>
        <w:t>19</w:t>
      </w:r>
      <w:r w:rsidRPr="00AD5001">
        <w:rPr>
          <w:rFonts w:ascii="Arial" w:hAnsi="Arial" w:cs="Arial"/>
          <w:sz w:val="24"/>
          <w:szCs w:val="24"/>
          <w:lang w:val="en-GB"/>
        </w:rPr>
        <w:t xml:space="preserve"> s time</w:t>
      </w:r>
      <w:r w:rsidRPr="00D92B98">
        <w:rPr>
          <w:rFonts w:ascii="Arial" w:hAnsi="Arial" w:cs="Arial"/>
          <w:sz w:val="24"/>
          <w:szCs w:val="24"/>
          <w:lang w:val="en-GB"/>
        </w:rPr>
        <w:t xml:space="preserve"> resolution </w:t>
      </w:r>
      <w:r>
        <w:rPr>
          <w:rFonts w:ascii="Arial" w:hAnsi="Arial" w:cs="Arial"/>
          <w:sz w:val="24"/>
          <w:szCs w:val="24"/>
          <w:lang w:val="en-GB"/>
        </w:rPr>
        <w:t>when data</w:t>
      </w:r>
      <w:r w:rsidR="00A15C94">
        <w:rPr>
          <w:rFonts w:ascii="Arial" w:hAnsi="Arial" w:cs="Arial"/>
          <w:sz w:val="24"/>
          <w:szCs w:val="24"/>
          <w:lang w:val="en-GB"/>
        </w:rPr>
        <w:t xml:space="preserve"> </w:t>
      </w:r>
      <w:r>
        <w:rPr>
          <w:rFonts w:ascii="Arial" w:hAnsi="Arial" w:cs="Arial"/>
          <w:sz w:val="24"/>
          <w:szCs w:val="24"/>
          <w:lang w:val="en-GB"/>
        </w:rPr>
        <w:t xml:space="preserve">from the high frequency pair was used. </w:t>
      </w:r>
      <w:r w:rsidR="00D92B98" w:rsidRPr="00D92B98">
        <w:rPr>
          <w:rFonts w:ascii="Arial" w:hAnsi="Arial" w:cs="Arial"/>
          <w:sz w:val="24"/>
          <w:szCs w:val="24"/>
          <w:lang w:val="en-GB"/>
        </w:rPr>
        <w:t xml:space="preserve">Detected whistles were manually segmented into individual samples and grouped by species into independent acoustic events, each representing vocalizations from a single </w:t>
      </w:r>
      <w:r w:rsidR="004C738E">
        <w:rPr>
          <w:rFonts w:ascii="Arial" w:hAnsi="Arial" w:cs="Arial"/>
          <w:sz w:val="24"/>
          <w:szCs w:val="24"/>
          <w:lang w:val="en-GB"/>
        </w:rPr>
        <w:t xml:space="preserve">dolphin </w:t>
      </w:r>
      <w:r w:rsidR="00D92B98" w:rsidRPr="00D92B98">
        <w:rPr>
          <w:rFonts w:ascii="Arial" w:hAnsi="Arial" w:cs="Arial"/>
          <w:sz w:val="24"/>
          <w:szCs w:val="24"/>
          <w:lang w:val="en-GB"/>
        </w:rPr>
        <w:t>encounter.</w:t>
      </w:r>
      <w:r w:rsidR="00A15C94" w:rsidRPr="00A15C94">
        <w:rPr>
          <w:rFonts w:ascii="Arial" w:hAnsi="Arial" w:cs="Arial"/>
          <w:sz w:val="24"/>
          <w:szCs w:val="24"/>
          <w:lang w:val="en-GB"/>
        </w:rPr>
        <w:t xml:space="preserve"> </w:t>
      </w:r>
      <w:r w:rsidR="00A15C94" w:rsidRPr="00D92B98">
        <w:rPr>
          <w:rFonts w:ascii="Arial" w:hAnsi="Arial" w:cs="Arial"/>
          <w:sz w:val="24"/>
          <w:szCs w:val="24"/>
          <w:lang w:val="en-GB"/>
        </w:rPr>
        <w:t xml:space="preserve">Manual </w:t>
      </w:r>
      <w:r w:rsidR="00604843">
        <w:rPr>
          <w:rFonts w:ascii="Arial" w:hAnsi="Arial" w:cs="Arial"/>
          <w:sz w:val="24"/>
          <w:szCs w:val="24"/>
          <w:lang w:val="en-GB"/>
        </w:rPr>
        <w:t xml:space="preserve">detection and </w:t>
      </w:r>
      <w:r w:rsidR="00A15C94" w:rsidRPr="00D92B98">
        <w:rPr>
          <w:rFonts w:ascii="Arial" w:hAnsi="Arial" w:cs="Arial"/>
          <w:sz w:val="24"/>
          <w:szCs w:val="24"/>
          <w:lang w:val="en-GB"/>
        </w:rPr>
        <w:t>extraction</w:t>
      </w:r>
      <w:r w:rsidR="00821BA7">
        <w:rPr>
          <w:rFonts w:ascii="Arial" w:hAnsi="Arial" w:cs="Arial"/>
          <w:sz w:val="24"/>
          <w:szCs w:val="24"/>
          <w:lang w:val="en-GB"/>
        </w:rPr>
        <w:t xml:space="preserve"> of whistle contours</w:t>
      </w:r>
      <w:r w:rsidR="00A15C94" w:rsidRPr="00D92B98">
        <w:rPr>
          <w:rFonts w:ascii="Arial" w:hAnsi="Arial" w:cs="Arial"/>
          <w:sz w:val="24"/>
          <w:szCs w:val="24"/>
          <w:lang w:val="en-GB"/>
        </w:rPr>
        <w:t xml:space="preserve"> was preferred over automated tools due to their tendency to miss full contours or</w:t>
      </w:r>
      <w:r w:rsidR="00C678B2">
        <w:rPr>
          <w:rFonts w:ascii="Arial" w:hAnsi="Arial" w:cs="Arial"/>
          <w:sz w:val="24"/>
          <w:szCs w:val="24"/>
          <w:lang w:val="en-GB"/>
        </w:rPr>
        <w:t xml:space="preserve"> inaccurately</w:t>
      </w:r>
      <w:r w:rsidR="00A15C94" w:rsidRPr="00D92B98">
        <w:rPr>
          <w:rFonts w:ascii="Arial" w:hAnsi="Arial" w:cs="Arial"/>
          <w:sz w:val="24"/>
          <w:szCs w:val="24"/>
          <w:lang w:val="en-GB"/>
        </w:rPr>
        <w:t xml:space="preserve"> capture overlapping whistles (Gillespie et al., 2013).</w:t>
      </w:r>
    </w:p>
    <w:p w14:paraId="6752F213" w14:textId="2EA2A21C" w:rsidR="007B2079" w:rsidRDefault="00A15C94" w:rsidP="007B2079">
      <w:pPr>
        <w:pStyle w:val="Pr-formataoHTML"/>
        <w:spacing w:line="360" w:lineRule="auto"/>
        <w:jc w:val="both"/>
        <w:rPr>
          <w:rFonts w:ascii="Arial" w:hAnsi="Arial" w:cs="Arial"/>
          <w:sz w:val="24"/>
          <w:szCs w:val="24"/>
          <w:lang w:val="en-GB"/>
        </w:rPr>
      </w:pPr>
      <w:r>
        <w:rPr>
          <w:rFonts w:ascii="Arial" w:hAnsi="Arial" w:cs="Arial"/>
          <w:sz w:val="24"/>
          <w:szCs w:val="24"/>
          <w:lang w:val="en-GB"/>
        </w:rPr>
        <w:lastRenderedPageBreak/>
        <w:tab/>
      </w:r>
      <w:r w:rsidRPr="00EC7ACF">
        <w:rPr>
          <w:rFonts w:ascii="Arial" w:hAnsi="Arial" w:cs="Arial"/>
          <w:sz w:val="24"/>
          <w:szCs w:val="24"/>
          <w:lang w:val="en-GB"/>
        </w:rPr>
        <w:t>Whistle selection followed pre-established criteria based on both signal quality and whistle individuality. Signals were classified into three subjective quality categories based on signal-to-noise ratio: good, medium, and poor. Good-quality whistles were well-defined and clearly visible in the spectrogram; medium-quality signals were sufficiently discernible to trace the contour from start to end; poor-quality signals lacked clear definition</w:t>
      </w:r>
      <w:r w:rsidR="00C678B2">
        <w:rPr>
          <w:rFonts w:ascii="Arial" w:hAnsi="Arial" w:cs="Arial"/>
          <w:sz w:val="24"/>
          <w:szCs w:val="24"/>
          <w:lang w:val="en-GB"/>
        </w:rPr>
        <w:t xml:space="preserve"> throughout their duration</w:t>
      </w:r>
      <w:r>
        <w:rPr>
          <w:rFonts w:ascii="Arial" w:hAnsi="Arial" w:cs="Arial"/>
          <w:sz w:val="24"/>
          <w:szCs w:val="24"/>
          <w:lang w:val="en-GB"/>
        </w:rPr>
        <w:t xml:space="preserve">. </w:t>
      </w:r>
      <w:r w:rsidRPr="00EC7ACF">
        <w:rPr>
          <w:rFonts w:ascii="Arial" w:hAnsi="Arial" w:cs="Arial"/>
          <w:sz w:val="24"/>
          <w:szCs w:val="24"/>
          <w:lang w:val="en-GB"/>
        </w:rPr>
        <w:t>Only whistles rated as good or medium quality were retained.</w:t>
      </w:r>
      <w:r>
        <w:rPr>
          <w:rFonts w:ascii="Arial" w:hAnsi="Arial" w:cs="Arial"/>
          <w:sz w:val="24"/>
          <w:szCs w:val="24"/>
          <w:lang w:val="en-GB"/>
        </w:rPr>
        <w:t xml:space="preserve"> </w:t>
      </w:r>
      <w:r w:rsidRPr="00EC7ACF">
        <w:rPr>
          <w:rFonts w:ascii="Arial" w:hAnsi="Arial" w:cs="Arial"/>
          <w:sz w:val="24"/>
          <w:szCs w:val="24"/>
          <w:lang w:val="en-GB"/>
        </w:rPr>
        <w:t xml:space="preserve">To standardize whistle </w:t>
      </w:r>
      <w:r w:rsidR="00C678B2">
        <w:rPr>
          <w:rFonts w:ascii="Arial" w:hAnsi="Arial" w:cs="Arial"/>
          <w:sz w:val="24"/>
          <w:szCs w:val="24"/>
          <w:lang w:val="en-GB"/>
        </w:rPr>
        <w:t>selection</w:t>
      </w:r>
      <w:r w:rsidRPr="00EC7ACF">
        <w:rPr>
          <w:rFonts w:ascii="Arial" w:hAnsi="Arial" w:cs="Arial"/>
          <w:sz w:val="24"/>
          <w:szCs w:val="24"/>
          <w:lang w:val="en-GB"/>
        </w:rPr>
        <w:t xml:space="preserve">, </w:t>
      </w:r>
      <w:r>
        <w:rPr>
          <w:rFonts w:ascii="Arial" w:hAnsi="Arial" w:cs="Arial"/>
          <w:sz w:val="24"/>
          <w:szCs w:val="24"/>
          <w:lang w:val="en-GB"/>
        </w:rPr>
        <w:t xml:space="preserve">gaps </w:t>
      </w:r>
      <w:r w:rsidRPr="00EC7ACF">
        <w:rPr>
          <w:rFonts w:ascii="Arial" w:hAnsi="Arial" w:cs="Arial"/>
          <w:sz w:val="24"/>
          <w:szCs w:val="24"/>
          <w:lang w:val="en-GB"/>
        </w:rPr>
        <w:t xml:space="preserve">in the contour exceeding 250 ms were treated as separate whistles. This threshold was based on observed intervals </w:t>
      </w:r>
      <w:r>
        <w:rPr>
          <w:rFonts w:ascii="Arial" w:hAnsi="Arial" w:cs="Arial"/>
          <w:sz w:val="24"/>
          <w:szCs w:val="24"/>
          <w:lang w:val="en-GB"/>
        </w:rPr>
        <w:t>from</w:t>
      </w:r>
      <w:r w:rsidRPr="00EC7ACF">
        <w:rPr>
          <w:rFonts w:ascii="Arial" w:hAnsi="Arial" w:cs="Arial"/>
          <w:sz w:val="24"/>
          <w:szCs w:val="24"/>
          <w:lang w:val="en-GB"/>
        </w:rPr>
        <w:t xml:space="preserve"> </w:t>
      </w:r>
      <w:r w:rsidRPr="00EC7ACF">
        <w:rPr>
          <w:rFonts w:ascii="Arial" w:hAnsi="Arial" w:cs="Arial"/>
          <w:i/>
          <w:iCs/>
          <w:sz w:val="24"/>
          <w:szCs w:val="24"/>
          <w:lang w:val="en-GB"/>
        </w:rPr>
        <w:t>Tursiops truncatus</w:t>
      </w:r>
      <w:r w:rsidRPr="00EC7ACF">
        <w:rPr>
          <w:rFonts w:ascii="Arial" w:hAnsi="Arial" w:cs="Arial"/>
          <w:sz w:val="24"/>
          <w:szCs w:val="24"/>
          <w:lang w:val="en-GB"/>
        </w:rPr>
        <w:t xml:space="preserve"> </w:t>
      </w:r>
      <w:r>
        <w:rPr>
          <w:rFonts w:ascii="Arial" w:hAnsi="Arial" w:cs="Arial"/>
          <w:sz w:val="24"/>
          <w:szCs w:val="24"/>
          <w:lang w:val="en-GB"/>
        </w:rPr>
        <w:t xml:space="preserve">signature whistles </w:t>
      </w:r>
      <w:r w:rsidRPr="00EC7ACF">
        <w:rPr>
          <w:rFonts w:ascii="Arial" w:hAnsi="Arial" w:cs="Arial"/>
          <w:sz w:val="24"/>
          <w:szCs w:val="24"/>
          <w:lang w:val="en-GB"/>
        </w:rPr>
        <w:t>(Janik et al., 2013) and applied uniformly across all species to maintain consistency.</w:t>
      </w:r>
      <w:r>
        <w:rPr>
          <w:rFonts w:ascii="Arial" w:hAnsi="Arial" w:cs="Arial"/>
          <w:sz w:val="24"/>
          <w:szCs w:val="24"/>
          <w:lang w:val="en-GB"/>
        </w:rPr>
        <w:t xml:space="preserve"> </w:t>
      </w:r>
      <w:r w:rsidRPr="00EC7ACF">
        <w:rPr>
          <w:rFonts w:ascii="Arial" w:hAnsi="Arial" w:cs="Arial"/>
          <w:sz w:val="24"/>
          <w:szCs w:val="24"/>
          <w:lang w:val="en-GB"/>
        </w:rPr>
        <w:t xml:space="preserve">Whistles </w:t>
      </w:r>
      <w:r w:rsidR="00C678B2">
        <w:rPr>
          <w:rFonts w:ascii="Arial" w:hAnsi="Arial" w:cs="Arial"/>
          <w:sz w:val="24"/>
          <w:szCs w:val="24"/>
          <w:lang w:val="en-GB"/>
        </w:rPr>
        <w:t>that overlapped with other whistles</w:t>
      </w:r>
      <w:r w:rsidR="00C678B2" w:rsidRPr="00EC7ACF">
        <w:rPr>
          <w:rFonts w:ascii="Arial" w:hAnsi="Arial" w:cs="Arial"/>
          <w:sz w:val="24"/>
          <w:szCs w:val="24"/>
          <w:lang w:val="en-GB"/>
        </w:rPr>
        <w:t xml:space="preserve"> </w:t>
      </w:r>
      <w:r w:rsidRPr="00EC7ACF">
        <w:rPr>
          <w:rFonts w:ascii="Arial" w:hAnsi="Arial" w:cs="Arial"/>
          <w:sz w:val="24"/>
          <w:szCs w:val="24"/>
          <w:lang w:val="en-GB"/>
        </w:rPr>
        <w:t>were excluded unless individual contours could be clearly distinguished. Separation was possible in cases with few overlapping signals, often aided by amplitude differences.</w:t>
      </w:r>
      <w:r w:rsidRPr="00A15C94">
        <w:rPr>
          <w:rFonts w:ascii="Arial" w:hAnsi="Arial" w:cs="Arial"/>
          <w:sz w:val="24"/>
          <w:szCs w:val="24"/>
          <w:lang w:val="en-GB"/>
        </w:rPr>
        <w:t xml:space="preserve"> </w:t>
      </w:r>
      <w:r w:rsidR="004768AD">
        <w:rPr>
          <w:rFonts w:ascii="Arial" w:hAnsi="Arial" w:cs="Arial"/>
          <w:sz w:val="24"/>
          <w:szCs w:val="24"/>
          <w:lang w:val="en-GB"/>
        </w:rPr>
        <w:t xml:space="preserve">No attempt was made </w:t>
      </w:r>
      <w:r w:rsidRPr="00D92B98">
        <w:rPr>
          <w:rFonts w:ascii="Arial" w:hAnsi="Arial" w:cs="Arial"/>
          <w:sz w:val="24"/>
          <w:szCs w:val="24"/>
          <w:lang w:val="en-GB"/>
        </w:rPr>
        <w:t>to remove stereotyped or repeated whistles.</w:t>
      </w:r>
      <w:r w:rsidRPr="00A15C94">
        <w:rPr>
          <w:rFonts w:ascii="Arial" w:hAnsi="Arial" w:cs="Arial"/>
          <w:sz w:val="24"/>
          <w:szCs w:val="24"/>
          <w:lang w:val="en-GB"/>
        </w:rPr>
        <w:t xml:space="preserve"> </w:t>
      </w:r>
      <w:r w:rsidR="00C678B2">
        <w:rPr>
          <w:rFonts w:ascii="Arial" w:hAnsi="Arial" w:cs="Arial"/>
          <w:sz w:val="24"/>
          <w:szCs w:val="24"/>
          <w:lang w:val="en-GB"/>
        </w:rPr>
        <w:t>W</w:t>
      </w:r>
      <w:r w:rsidRPr="00EC7ACF">
        <w:rPr>
          <w:rFonts w:ascii="Arial" w:hAnsi="Arial" w:cs="Arial"/>
          <w:sz w:val="24"/>
          <w:szCs w:val="24"/>
          <w:lang w:val="en-GB"/>
        </w:rPr>
        <w:t>histle</w:t>
      </w:r>
      <w:r w:rsidR="00C678B2">
        <w:rPr>
          <w:rFonts w:ascii="Arial" w:hAnsi="Arial" w:cs="Arial"/>
          <w:sz w:val="24"/>
          <w:szCs w:val="24"/>
          <w:lang w:val="en-GB"/>
        </w:rPr>
        <w:t>s</w:t>
      </w:r>
      <w:r w:rsidRPr="00EC7ACF">
        <w:rPr>
          <w:rFonts w:ascii="Arial" w:hAnsi="Arial" w:cs="Arial"/>
          <w:sz w:val="24"/>
          <w:szCs w:val="24"/>
          <w:lang w:val="en-GB"/>
        </w:rPr>
        <w:t xml:space="preserve"> were processed to extract </w:t>
      </w:r>
      <w:r w:rsidR="00C678B2">
        <w:rPr>
          <w:rFonts w:ascii="Arial" w:hAnsi="Arial" w:cs="Arial"/>
          <w:sz w:val="24"/>
          <w:szCs w:val="24"/>
          <w:lang w:val="en-GB"/>
        </w:rPr>
        <w:t xml:space="preserve">time-frequency </w:t>
      </w:r>
      <w:r w:rsidRPr="00EC7ACF">
        <w:rPr>
          <w:rFonts w:ascii="Arial" w:hAnsi="Arial" w:cs="Arial"/>
          <w:sz w:val="24"/>
          <w:szCs w:val="24"/>
          <w:lang w:val="en-GB"/>
        </w:rPr>
        <w:t>contours and compute acoustic descriptors using the ROCCA (Real-time Odontocete Call Classification Algorithm) module in PamGuard</w:t>
      </w:r>
      <w:r>
        <w:rPr>
          <w:rFonts w:ascii="Arial" w:hAnsi="Arial" w:cs="Arial"/>
          <w:sz w:val="24"/>
          <w:szCs w:val="24"/>
          <w:lang w:val="en-GB"/>
        </w:rPr>
        <w:t xml:space="preserve"> </w:t>
      </w:r>
      <w:r w:rsidRPr="00EC7ACF">
        <w:rPr>
          <w:rFonts w:ascii="Arial" w:hAnsi="Arial" w:cs="Arial"/>
          <w:sz w:val="24"/>
          <w:szCs w:val="24"/>
          <w:lang w:val="en-GB"/>
        </w:rPr>
        <w:t>(Oswald &amp; Oswald, 2013).</w:t>
      </w:r>
      <w:r w:rsidRPr="00A15C94">
        <w:rPr>
          <w:rFonts w:ascii="Arial" w:hAnsi="Arial" w:cs="Arial"/>
          <w:sz w:val="24"/>
          <w:szCs w:val="24"/>
          <w:lang w:val="en-GB"/>
        </w:rPr>
        <w:t xml:space="preserve"> </w:t>
      </w:r>
      <w:r w:rsidRPr="00EC7ACF">
        <w:rPr>
          <w:rFonts w:ascii="Arial" w:hAnsi="Arial" w:cs="Arial"/>
          <w:sz w:val="24"/>
          <w:szCs w:val="24"/>
          <w:lang w:val="en-GB"/>
        </w:rPr>
        <w:t>Whistle contours were manually traced as a sequence of connected points on spectrograms</w:t>
      </w:r>
      <w:r>
        <w:rPr>
          <w:rFonts w:ascii="Arial" w:hAnsi="Arial" w:cs="Arial"/>
          <w:sz w:val="24"/>
          <w:szCs w:val="24"/>
          <w:lang w:val="en-GB"/>
        </w:rPr>
        <w:t xml:space="preserve">. </w:t>
      </w:r>
      <w:r w:rsidRPr="00EC7ACF">
        <w:rPr>
          <w:rFonts w:ascii="Arial" w:hAnsi="Arial" w:cs="Arial"/>
          <w:sz w:val="24"/>
          <w:szCs w:val="24"/>
          <w:lang w:val="en-GB"/>
        </w:rPr>
        <w:t>From each extracted contour, 44 descriptive variables were calculated, encompassing measurements of frequency, time, and modulation patterns.</w:t>
      </w:r>
      <w:r w:rsidR="007B2079" w:rsidRPr="007B2079">
        <w:rPr>
          <w:rFonts w:ascii="Arial" w:hAnsi="Arial" w:cs="Arial"/>
          <w:sz w:val="24"/>
          <w:szCs w:val="24"/>
          <w:lang w:val="en-GB"/>
        </w:rPr>
        <w:t xml:space="preserve"> </w:t>
      </w:r>
      <w:r w:rsidR="007B2079" w:rsidRPr="00EC7ACF">
        <w:rPr>
          <w:rFonts w:ascii="Arial" w:hAnsi="Arial" w:cs="Arial"/>
          <w:sz w:val="24"/>
          <w:szCs w:val="24"/>
          <w:lang w:val="en-GB"/>
        </w:rPr>
        <w:t>Basic parameters included the initial, final, minimum,</w:t>
      </w:r>
      <w:r w:rsidR="007B2079">
        <w:rPr>
          <w:rFonts w:ascii="Arial" w:hAnsi="Arial" w:cs="Arial"/>
          <w:sz w:val="24"/>
          <w:szCs w:val="24"/>
          <w:lang w:val="en-GB"/>
        </w:rPr>
        <w:t xml:space="preserve"> </w:t>
      </w:r>
      <w:r w:rsidR="007B2079" w:rsidRPr="00EC7ACF">
        <w:rPr>
          <w:rFonts w:ascii="Arial" w:hAnsi="Arial" w:cs="Arial"/>
          <w:sz w:val="24"/>
          <w:szCs w:val="24"/>
          <w:lang w:val="en-GB"/>
        </w:rPr>
        <w:t xml:space="preserve">maximum frequencies </w:t>
      </w:r>
      <w:r w:rsidR="007B2079">
        <w:rPr>
          <w:rFonts w:ascii="Arial" w:hAnsi="Arial" w:cs="Arial"/>
          <w:sz w:val="24"/>
          <w:szCs w:val="24"/>
          <w:lang w:val="en-GB"/>
        </w:rPr>
        <w:t>and</w:t>
      </w:r>
      <w:r w:rsidR="007B2079" w:rsidRPr="00EC7ACF">
        <w:rPr>
          <w:rFonts w:ascii="Arial" w:hAnsi="Arial" w:cs="Arial"/>
          <w:sz w:val="24"/>
          <w:szCs w:val="24"/>
          <w:lang w:val="en-GB"/>
        </w:rPr>
        <w:t xml:space="preserve"> </w:t>
      </w:r>
      <w:r w:rsidR="00597914">
        <w:rPr>
          <w:rFonts w:ascii="Arial" w:hAnsi="Arial" w:cs="Arial"/>
          <w:sz w:val="24"/>
          <w:szCs w:val="24"/>
          <w:lang w:val="en-GB"/>
        </w:rPr>
        <w:t xml:space="preserve">total </w:t>
      </w:r>
      <w:r w:rsidR="007B2079" w:rsidRPr="00EC7ACF">
        <w:rPr>
          <w:rFonts w:ascii="Arial" w:hAnsi="Arial" w:cs="Arial"/>
          <w:sz w:val="24"/>
          <w:szCs w:val="24"/>
          <w:lang w:val="en-GB"/>
        </w:rPr>
        <w:t xml:space="preserve">duration. Whistle modulation classified </w:t>
      </w:r>
      <w:r w:rsidR="00597914">
        <w:rPr>
          <w:rFonts w:ascii="Arial" w:hAnsi="Arial" w:cs="Arial"/>
          <w:sz w:val="24"/>
          <w:szCs w:val="24"/>
          <w:lang w:val="en-GB"/>
        </w:rPr>
        <w:t xml:space="preserve">whistles </w:t>
      </w:r>
      <w:r w:rsidR="007B2079" w:rsidRPr="00EC7ACF">
        <w:rPr>
          <w:rFonts w:ascii="Arial" w:hAnsi="Arial" w:cs="Arial"/>
          <w:sz w:val="24"/>
          <w:szCs w:val="24"/>
          <w:lang w:val="en-GB"/>
        </w:rPr>
        <w:t>into ascending, descending, or flat (i.e., unmodulated) segments. Points where the frequency trend shifted from ascending to descending (or vice versa) were defined as inflection points.</w:t>
      </w:r>
      <w:r w:rsidR="007B2079">
        <w:rPr>
          <w:rFonts w:ascii="Arial" w:hAnsi="Arial" w:cs="Arial"/>
          <w:sz w:val="24"/>
          <w:szCs w:val="24"/>
          <w:lang w:val="en-GB"/>
        </w:rPr>
        <w:t xml:space="preserve"> </w:t>
      </w:r>
      <w:r w:rsidR="007B2079" w:rsidRPr="00EC7ACF">
        <w:rPr>
          <w:rFonts w:ascii="Arial" w:hAnsi="Arial" w:cs="Arial"/>
          <w:sz w:val="24"/>
          <w:szCs w:val="24"/>
          <w:lang w:val="en-GB"/>
        </w:rPr>
        <w:t xml:space="preserve">Several variables captured combined frequency-time characteristics, such as slope (in kHz/s), durations between inflection points, and the proportion of the whistle composed of ascending, descending, or flat segments. These and other features allowed for detailed quantification of whistle structure. A complete list and description of the 44 variables is provided in </w:t>
      </w:r>
      <w:r w:rsidR="007B2079" w:rsidRPr="004F092D">
        <w:rPr>
          <w:rFonts w:ascii="Arial" w:hAnsi="Arial" w:cs="Arial"/>
          <w:sz w:val="24"/>
          <w:szCs w:val="24"/>
          <w:highlight w:val="yellow"/>
          <w:lang w:val="en-GB"/>
        </w:rPr>
        <w:t>Supplement Material</w:t>
      </w:r>
      <w:r w:rsidR="004F092D" w:rsidRPr="004F092D">
        <w:rPr>
          <w:rFonts w:ascii="Arial" w:hAnsi="Arial" w:cs="Arial"/>
          <w:sz w:val="24"/>
          <w:szCs w:val="24"/>
          <w:highlight w:val="yellow"/>
          <w:lang w:val="en-GB"/>
        </w:rPr>
        <w:t xml:space="preserve"> (Table S2)</w:t>
      </w:r>
      <w:r w:rsidR="00597914">
        <w:rPr>
          <w:rFonts w:ascii="Arial" w:hAnsi="Arial" w:cs="Arial"/>
          <w:sz w:val="24"/>
          <w:szCs w:val="24"/>
          <w:lang w:val="en-GB"/>
        </w:rPr>
        <w:t>.</w:t>
      </w:r>
      <w:r w:rsidR="007B2079">
        <w:rPr>
          <w:rFonts w:ascii="Arial" w:hAnsi="Arial" w:cs="Arial"/>
          <w:sz w:val="24"/>
          <w:szCs w:val="24"/>
          <w:lang w:val="en-GB"/>
        </w:rPr>
        <w:t xml:space="preserve"> </w:t>
      </w:r>
      <w:r w:rsidR="007B2079" w:rsidRPr="00EC7ACF">
        <w:rPr>
          <w:rFonts w:ascii="Arial" w:hAnsi="Arial" w:cs="Arial"/>
          <w:sz w:val="24"/>
          <w:szCs w:val="24"/>
          <w:lang w:val="en-GB"/>
        </w:rPr>
        <w:t xml:space="preserve">The extracted variables served as input features for developing an acoustic classifier </w:t>
      </w:r>
      <w:r w:rsidR="00B368AE">
        <w:rPr>
          <w:rFonts w:ascii="Arial" w:hAnsi="Arial" w:cs="Arial"/>
          <w:sz w:val="24"/>
          <w:szCs w:val="24"/>
          <w:lang w:val="en-GB"/>
        </w:rPr>
        <w:t>for</w:t>
      </w:r>
      <w:r w:rsidR="00B368AE" w:rsidRPr="00EC7ACF">
        <w:rPr>
          <w:rFonts w:ascii="Arial" w:hAnsi="Arial" w:cs="Arial"/>
          <w:sz w:val="24"/>
          <w:szCs w:val="24"/>
          <w:lang w:val="en-GB"/>
        </w:rPr>
        <w:t xml:space="preserve"> </w:t>
      </w:r>
      <w:r w:rsidR="007B2079" w:rsidRPr="00EC7ACF">
        <w:rPr>
          <w:rFonts w:ascii="Arial" w:hAnsi="Arial" w:cs="Arial"/>
          <w:sz w:val="24"/>
          <w:szCs w:val="24"/>
          <w:lang w:val="en-GB"/>
        </w:rPr>
        <w:t xml:space="preserve">delphinid whistles recorded in </w:t>
      </w:r>
      <w:r w:rsidR="007B2079" w:rsidRPr="00646DF7">
        <w:rPr>
          <w:rFonts w:ascii="Arial" w:hAnsi="Arial" w:cs="Arial"/>
          <w:sz w:val="24"/>
          <w:szCs w:val="24"/>
          <w:lang w:val="en-GB"/>
        </w:rPr>
        <w:t>the Santos Basin.</w:t>
      </w:r>
    </w:p>
    <w:p w14:paraId="539695F7" w14:textId="77777777" w:rsidR="00BE0A08" w:rsidRDefault="00BE0A08" w:rsidP="007B2079">
      <w:pPr>
        <w:pStyle w:val="Pr-formataoHTML"/>
        <w:spacing w:line="360" w:lineRule="auto"/>
        <w:jc w:val="both"/>
        <w:rPr>
          <w:rFonts w:ascii="Arial" w:hAnsi="Arial" w:cs="Arial"/>
          <w:sz w:val="24"/>
          <w:szCs w:val="24"/>
          <w:lang w:val="en-GB"/>
        </w:rPr>
      </w:pPr>
    </w:p>
    <w:p w14:paraId="3C0CDFA8" w14:textId="77777777" w:rsidR="00597914" w:rsidRDefault="00597914" w:rsidP="007B2079">
      <w:pPr>
        <w:pStyle w:val="Pr-formataoHTML"/>
        <w:spacing w:line="360" w:lineRule="auto"/>
        <w:jc w:val="both"/>
        <w:rPr>
          <w:rFonts w:ascii="Arial" w:hAnsi="Arial" w:cs="Arial"/>
          <w:sz w:val="24"/>
          <w:szCs w:val="24"/>
          <w:lang w:val="en-GB"/>
        </w:rPr>
      </w:pPr>
    </w:p>
    <w:p w14:paraId="0E71557E" w14:textId="77777777" w:rsidR="00646DF7" w:rsidRDefault="00646DF7" w:rsidP="007B2079">
      <w:pPr>
        <w:pStyle w:val="Pr-formataoHTML"/>
        <w:spacing w:line="360" w:lineRule="auto"/>
        <w:jc w:val="both"/>
        <w:rPr>
          <w:rFonts w:ascii="Arial" w:hAnsi="Arial" w:cs="Arial"/>
          <w:sz w:val="24"/>
          <w:szCs w:val="24"/>
          <w:lang w:val="en-GB"/>
        </w:rPr>
      </w:pPr>
    </w:p>
    <w:p w14:paraId="158C6E5A" w14:textId="77777777" w:rsidR="00646DF7" w:rsidRDefault="00646DF7" w:rsidP="007B2079">
      <w:pPr>
        <w:pStyle w:val="Pr-formataoHTML"/>
        <w:spacing w:line="360" w:lineRule="auto"/>
        <w:jc w:val="both"/>
        <w:rPr>
          <w:rFonts w:ascii="Arial" w:hAnsi="Arial" w:cs="Arial"/>
          <w:sz w:val="24"/>
          <w:szCs w:val="24"/>
          <w:lang w:val="en-GB"/>
        </w:rPr>
      </w:pPr>
    </w:p>
    <w:p w14:paraId="04821161" w14:textId="77777777" w:rsidR="00646DF7" w:rsidRDefault="00646DF7" w:rsidP="007B2079">
      <w:pPr>
        <w:pStyle w:val="Pr-formataoHTML"/>
        <w:spacing w:line="360" w:lineRule="auto"/>
        <w:jc w:val="both"/>
        <w:rPr>
          <w:rFonts w:ascii="Arial" w:hAnsi="Arial" w:cs="Arial"/>
          <w:sz w:val="24"/>
          <w:szCs w:val="24"/>
          <w:lang w:val="en-GB"/>
        </w:rPr>
      </w:pPr>
    </w:p>
    <w:p w14:paraId="41FACD69" w14:textId="2A072FE8" w:rsidR="00CC5A24" w:rsidRDefault="00CC5A24" w:rsidP="00CC5A24">
      <w:pPr>
        <w:spacing w:line="360" w:lineRule="auto"/>
        <w:jc w:val="both"/>
        <w:rPr>
          <w:rFonts w:ascii="Arial" w:hAnsi="Arial" w:cs="Arial"/>
          <w:sz w:val="24"/>
          <w:szCs w:val="24"/>
          <w:lang w:val="en-GB"/>
        </w:rPr>
      </w:pPr>
      <w:r>
        <w:rPr>
          <w:rFonts w:ascii="Arial" w:hAnsi="Arial" w:cs="Arial"/>
          <w:sz w:val="24"/>
          <w:szCs w:val="24"/>
          <w:lang w:val="en-GB"/>
        </w:rPr>
        <w:lastRenderedPageBreak/>
        <w:t>Classification models</w:t>
      </w:r>
    </w:p>
    <w:p w14:paraId="3FECE979" w14:textId="02233331" w:rsidR="00C946C4" w:rsidRPr="00943670" w:rsidRDefault="00CC5A24" w:rsidP="00CC5A24">
      <w:pPr>
        <w:spacing w:line="360" w:lineRule="auto"/>
        <w:jc w:val="both"/>
        <w:rPr>
          <w:rFonts w:ascii="Arial" w:hAnsi="Arial" w:cs="Arial"/>
          <w:sz w:val="24"/>
          <w:szCs w:val="24"/>
          <w:lang w:val="en-GB"/>
        </w:rPr>
      </w:pPr>
      <w:r>
        <w:rPr>
          <w:rFonts w:ascii="Arial" w:hAnsi="Arial" w:cs="Arial"/>
          <w:sz w:val="24"/>
          <w:szCs w:val="24"/>
          <w:lang w:val="en-GB"/>
        </w:rPr>
        <w:tab/>
        <w:t>R</w:t>
      </w:r>
      <w:r w:rsidRPr="00CC5A24">
        <w:rPr>
          <w:rFonts w:ascii="Arial" w:hAnsi="Arial" w:cs="Arial"/>
          <w:sz w:val="24"/>
          <w:szCs w:val="24"/>
          <w:lang w:val="en-GB"/>
        </w:rPr>
        <w:t xml:space="preserve">andom forest classifiers (Breiman, 2001) were developed using Python (v3.12) and the scikit-learn package (v1.5.2). This ensemble method constructs multiple decision trees using bootstrap sampling and random subsets of predictors at each split. Final predictions are based on </w:t>
      </w:r>
      <w:r w:rsidR="00BD4075">
        <w:rPr>
          <w:rFonts w:ascii="Arial" w:hAnsi="Arial" w:cs="Arial"/>
          <w:sz w:val="24"/>
          <w:szCs w:val="24"/>
          <w:lang w:val="en-GB"/>
        </w:rPr>
        <w:t xml:space="preserve">the </w:t>
      </w:r>
      <w:r w:rsidRPr="00CC5A24">
        <w:rPr>
          <w:rFonts w:ascii="Arial" w:hAnsi="Arial" w:cs="Arial"/>
          <w:sz w:val="24"/>
          <w:szCs w:val="24"/>
          <w:lang w:val="en-GB"/>
        </w:rPr>
        <w:t>majority vote across all trees, reducing overfitting and improving generalization. Key hyperparameter</w:t>
      </w:r>
      <w:r>
        <w:rPr>
          <w:rFonts w:ascii="Arial" w:hAnsi="Arial" w:cs="Arial"/>
          <w:sz w:val="24"/>
          <w:szCs w:val="24"/>
          <w:lang w:val="en-GB"/>
        </w:rPr>
        <w:t xml:space="preserve">s such as </w:t>
      </w:r>
      <w:r w:rsidRPr="00CC5A24">
        <w:rPr>
          <w:rFonts w:ascii="Arial" w:hAnsi="Arial" w:cs="Arial"/>
          <w:sz w:val="24"/>
          <w:szCs w:val="24"/>
          <w:lang w:val="en-GB"/>
        </w:rPr>
        <w:t>number of trees, number of variables per split, and tree dept</w:t>
      </w:r>
      <w:r w:rsidR="002D4836">
        <w:rPr>
          <w:rFonts w:ascii="Arial" w:hAnsi="Arial" w:cs="Arial"/>
          <w:sz w:val="24"/>
          <w:szCs w:val="24"/>
          <w:lang w:val="en-GB"/>
        </w:rPr>
        <w:t>h</w:t>
      </w:r>
      <w:r>
        <w:rPr>
          <w:rFonts w:ascii="Arial" w:hAnsi="Arial" w:cs="Arial"/>
          <w:sz w:val="24"/>
          <w:szCs w:val="24"/>
          <w:lang w:val="en-GB"/>
        </w:rPr>
        <w:t xml:space="preserve"> </w:t>
      </w:r>
      <w:r w:rsidRPr="00CC5A24">
        <w:rPr>
          <w:rFonts w:ascii="Arial" w:hAnsi="Arial" w:cs="Arial"/>
          <w:sz w:val="24"/>
          <w:szCs w:val="24"/>
          <w:lang w:val="en-GB"/>
        </w:rPr>
        <w:t>were optimized via cross-validation.</w:t>
      </w:r>
      <w:r w:rsidR="002D4836">
        <w:rPr>
          <w:rFonts w:ascii="Arial" w:hAnsi="Arial" w:cs="Arial"/>
          <w:sz w:val="24"/>
          <w:szCs w:val="24"/>
          <w:lang w:val="en-GB"/>
        </w:rPr>
        <w:t xml:space="preserve"> </w:t>
      </w:r>
      <w:r w:rsidR="00943670" w:rsidRPr="00943670">
        <w:rPr>
          <w:rFonts w:ascii="Arial" w:hAnsi="Arial" w:cs="Arial"/>
          <w:sz w:val="24"/>
          <w:szCs w:val="24"/>
          <w:lang w:val="en-GB"/>
        </w:rPr>
        <w:t>Model performance was assessed using precision, recall, F1-score, accuracy, and balanced accuracy to account for class imbalance (Pedregosa et al., 2011). Specificity was not reported due to its tendency to be inflated in imbalanced datasets.</w:t>
      </w:r>
    </w:p>
    <w:p w14:paraId="2047C703" w14:textId="72830A7B" w:rsidR="00566475" w:rsidRDefault="00C946C4" w:rsidP="00CC5A24">
      <w:pPr>
        <w:spacing w:line="360" w:lineRule="auto"/>
        <w:jc w:val="both"/>
        <w:rPr>
          <w:rFonts w:ascii="Arial" w:hAnsi="Arial" w:cs="Arial"/>
          <w:sz w:val="24"/>
          <w:szCs w:val="24"/>
          <w:lang w:val="en-GB"/>
        </w:rPr>
      </w:pPr>
      <w:r w:rsidRPr="00C946C4">
        <w:rPr>
          <w:rFonts w:ascii="Arial" w:hAnsi="Arial" w:cs="Arial"/>
          <w:sz w:val="24"/>
          <w:szCs w:val="24"/>
          <w:lang w:val="en-GB"/>
        </w:rPr>
        <w:tab/>
      </w:r>
      <w:r w:rsidR="00943670" w:rsidRPr="00943670">
        <w:rPr>
          <w:rFonts w:ascii="Arial" w:hAnsi="Arial" w:cs="Arial"/>
          <w:sz w:val="24"/>
          <w:szCs w:val="24"/>
          <w:lang w:val="en-GB"/>
        </w:rPr>
        <w:t>Precision measures the proportion of true positives among all instances the model predicted as positive</w:t>
      </w:r>
      <w:r w:rsidR="00566475">
        <w:rPr>
          <w:rFonts w:ascii="Arial" w:hAnsi="Arial" w:cs="Arial"/>
          <w:sz w:val="24"/>
          <w:szCs w:val="24"/>
          <w:lang w:val="en-GB"/>
        </w:rPr>
        <w:t xml:space="preserve">: </w:t>
      </w:r>
    </w:p>
    <w:p w14:paraId="747F91A3" w14:textId="5205EE96" w:rsidR="00566475" w:rsidRDefault="00566475" w:rsidP="00CC5A24">
      <w:pPr>
        <w:spacing w:line="360" w:lineRule="auto"/>
        <w:jc w:val="both"/>
        <w:rPr>
          <w:rFonts w:ascii="Arial" w:hAnsi="Arial" w:cs="Arial"/>
          <w:sz w:val="24"/>
          <w:szCs w:val="24"/>
          <w:lang w:val="en-GB"/>
        </w:rPr>
      </w:pPr>
      <w:r>
        <w:rPr>
          <w:rFonts w:ascii="Arial" w:hAnsi="Arial" w:cs="Arial"/>
          <w:sz w:val="24"/>
          <w:szCs w:val="24"/>
          <w:lang w:val="en-GB"/>
        </w:rPr>
        <w:t>Precision = True Positive</w:t>
      </w:r>
      <w:r w:rsidR="00943670">
        <w:rPr>
          <w:rFonts w:ascii="Arial" w:hAnsi="Arial" w:cs="Arial"/>
          <w:sz w:val="24"/>
          <w:szCs w:val="24"/>
          <w:lang w:val="en-GB"/>
        </w:rPr>
        <w:t>s</w:t>
      </w:r>
      <w:r>
        <w:rPr>
          <w:rFonts w:ascii="Arial" w:hAnsi="Arial" w:cs="Arial"/>
          <w:sz w:val="24"/>
          <w:szCs w:val="24"/>
          <w:lang w:val="en-GB"/>
        </w:rPr>
        <w:t xml:space="preserve"> / True Positive</w:t>
      </w:r>
      <w:r w:rsidR="00943670">
        <w:rPr>
          <w:rFonts w:ascii="Arial" w:hAnsi="Arial" w:cs="Arial"/>
          <w:sz w:val="24"/>
          <w:szCs w:val="24"/>
          <w:lang w:val="en-GB"/>
        </w:rPr>
        <w:t>s</w:t>
      </w:r>
      <w:r>
        <w:rPr>
          <w:rFonts w:ascii="Arial" w:hAnsi="Arial" w:cs="Arial"/>
          <w:sz w:val="24"/>
          <w:szCs w:val="24"/>
          <w:lang w:val="en-GB"/>
        </w:rPr>
        <w:t xml:space="preserve"> + False Positive</w:t>
      </w:r>
      <w:r w:rsidR="00943670">
        <w:rPr>
          <w:rFonts w:ascii="Arial" w:hAnsi="Arial" w:cs="Arial"/>
          <w:sz w:val="24"/>
          <w:szCs w:val="24"/>
          <w:lang w:val="en-GB"/>
        </w:rPr>
        <w:t>s</w:t>
      </w:r>
      <w:r>
        <w:rPr>
          <w:rFonts w:ascii="Arial" w:hAnsi="Arial" w:cs="Arial"/>
          <w:sz w:val="24"/>
          <w:szCs w:val="24"/>
          <w:lang w:val="en-GB"/>
        </w:rPr>
        <w:t xml:space="preserve"> </w:t>
      </w:r>
    </w:p>
    <w:p w14:paraId="7BF2C582" w14:textId="29BD5E3C" w:rsidR="00566475" w:rsidRDefault="00C946C4" w:rsidP="00CC5A24">
      <w:pPr>
        <w:spacing w:line="360" w:lineRule="auto"/>
        <w:jc w:val="both"/>
        <w:rPr>
          <w:rFonts w:ascii="Arial" w:hAnsi="Arial" w:cs="Arial"/>
          <w:sz w:val="24"/>
          <w:szCs w:val="24"/>
          <w:lang w:val="en-GB"/>
        </w:rPr>
      </w:pPr>
      <w:r>
        <w:rPr>
          <w:rFonts w:ascii="Arial" w:hAnsi="Arial" w:cs="Arial"/>
          <w:sz w:val="24"/>
          <w:szCs w:val="24"/>
          <w:lang w:val="en-GB"/>
        </w:rPr>
        <w:tab/>
      </w:r>
      <w:r w:rsidR="00943670" w:rsidRPr="00943670">
        <w:rPr>
          <w:rFonts w:ascii="Arial" w:hAnsi="Arial" w:cs="Arial"/>
          <w:sz w:val="24"/>
          <w:szCs w:val="24"/>
          <w:lang w:val="en-GB"/>
        </w:rPr>
        <w:t>Recall measures the proportion of true positives relative to all actual positives for a given class</w:t>
      </w:r>
      <w:r w:rsidR="00566475">
        <w:rPr>
          <w:rFonts w:ascii="Arial" w:hAnsi="Arial" w:cs="Arial"/>
          <w:sz w:val="24"/>
          <w:szCs w:val="24"/>
          <w:lang w:val="en-GB"/>
        </w:rPr>
        <w:t>:</w:t>
      </w:r>
    </w:p>
    <w:p w14:paraId="079BA89C" w14:textId="2E2DA369" w:rsidR="005B7C98" w:rsidRDefault="00566475" w:rsidP="005B7C98">
      <w:pPr>
        <w:spacing w:line="360" w:lineRule="auto"/>
        <w:jc w:val="both"/>
        <w:rPr>
          <w:rFonts w:ascii="Arial" w:hAnsi="Arial" w:cs="Arial"/>
          <w:sz w:val="24"/>
          <w:szCs w:val="24"/>
          <w:lang w:val="en-GB"/>
        </w:rPr>
      </w:pPr>
      <w:r>
        <w:rPr>
          <w:rFonts w:ascii="Arial" w:hAnsi="Arial" w:cs="Arial"/>
          <w:sz w:val="24"/>
          <w:szCs w:val="24"/>
          <w:lang w:val="en-GB"/>
        </w:rPr>
        <w:t>Recall = True Positive</w:t>
      </w:r>
      <w:r w:rsidR="00943670">
        <w:rPr>
          <w:rFonts w:ascii="Arial" w:hAnsi="Arial" w:cs="Arial"/>
          <w:sz w:val="24"/>
          <w:szCs w:val="24"/>
          <w:lang w:val="en-GB"/>
        </w:rPr>
        <w:t>s</w:t>
      </w:r>
      <w:r>
        <w:rPr>
          <w:rFonts w:ascii="Arial" w:hAnsi="Arial" w:cs="Arial"/>
          <w:sz w:val="24"/>
          <w:szCs w:val="24"/>
          <w:lang w:val="en-GB"/>
        </w:rPr>
        <w:t xml:space="preserve"> / </w:t>
      </w:r>
      <w:r w:rsidR="005B7C98">
        <w:rPr>
          <w:rFonts w:ascii="Arial" w:hAnsi="Arial" w:cs="Arial"/>
          <w:sz w:val="24"/>
          <w:szCs w:val="24"/>
          <w:lang w:val="en-GB"/>
        </w:rPr>
        <w:t>True Positive</w:t>
      </w:r>
      <w:r w:rsidR="00943670">
        <w:rPr>
          <w:rFonts w:ascii="Arial" w:hAnsi="Arial" w:cs="Arial"/>
          <w:sz w:val="24"/>
          <w:szCs w:val="24"/>
          <w:lang w:val="en-GB"/>
        </w:rPr>
        <w:t>s</w:t>
      </w:r>
      <w:r w:rsidR="005B7C98">
        <w:rPr>
          <w:rFonts w:ascii="Arial" w:hAnsi="Arial" w:cs="Arial"/>
          <w:sz w:val="24"/>
          <w:szCs w:val="24"/>
          <w:lang w:val="en-GB"/>
        </w:rPr>
        <w:t xml:space="preserve"> + False Negative</w:t>
      </w:r>
      <w:r w:rsidR="00943670">
        <w:rPr>
          <w:rFonts w:ascii="Arial" w:hAnsi="Arial" w:cs="Arial"/>
          <w:sz w:val="24"/>
          <w:szCs w:val="24"/>
          <w:lang w:val="en-GB"/>
        </w:rPr>
        <w:t>s</w:t>
      </w:r>
      <w:r w:rsidR="005B7C98">
        <w:rPr>
          <w:rFonts w:ascii="Arial" w:hAnsi="Arial" w:cs="Arial"/>
          <w:sz w:val="24"/>
          <w:szCs w:val="24"/>
          <w:lang w:val="en-GB"/>
        </w:rPr>
        <w:t xml:space="preserve"> </w:t>
      </w:r>
    </w:p>
    <w:p w14:paraId="1C0C2063" w14:textId="7B6A0837" w:rsidR="00566475" w:rsidRDefault="00C946C4" w:rsidP="00CC5A24">
      <w:pPr>
        <w:spacing w:line="360" w:lineRule="auto"/>
        <w:jc w:val="both"/>
        <w:rPr>
          <w:rFonts w:ascii="Arial" w:hAnsi="Arial" w:cs="Arial"/>
          <w:sz w:val="24"/>
          <w:szCs w:val="24"/>
          <w:lang w:val="en-GB"/>
        </w:rPr>
      </w:pPr>
      <w:r>
        <w:rPr>
          <w:rFonts w:ascii="Arial" w:hAnsi="Arial" w:cs="Arial"/>
          <w:sz w:val="24"/>
          <w:szCs w:val="24"/>
          <w:lang w:val="en-GB"/>
        </w:rPr>
        <w:tab/>
      </w:r>
      <w:r w:rsidR="00943670" w:rsidRPr="00943670">
        <w:rPr>
          <w:rFonts w:ascii="Arial" w:hAnsi="Arial" w:cs="Arial"/>
          <w:sz w:val="24"/>
          <w:szCs w:val="24"/>
          <w:lang w:val="en-GB"/>
        </w:rPr>
        <w:t>The F1-score is the harmonic mean of precision and recall, providing a single metric that balances both</w:t>
      </w:r>
      <w:r w:rsidR="005B7C98">
        <w:rPr>
          <w:rFonts w:ascii="Arial" w:hAnsi="Arial" w:cs="Arial"/>
          <w:sz w:val="24"/>
          <w:szCs w:val="24"/>
          <w:lang w:val="en-GB"/>
        </w:rPr>
        <w:t xml:space="preserve">: </w:t>
      </w:r>
    </w:p>
    <w:p w14:paraId="0A920C44" w14:textId="77777777" w:rsidR="00C946C4" w:rsidRPr="00C946C4" w:rsidRDefault="005B7C98" w:rsidP="00CC5A24">
      <w:pPr>
        <w:spacing w:line="360" w:lineRule="auto"/>
        <w:jc w:val="both"/>
        <w:rPr>
          <w:rFonts w:ascii="Arial" w:hAnsi="Arial" w:cs="Arial"/>
          <w:sz w:val="24"/>
          <w:szCs w:val="24"/>
          <w:lang w:val="en-GB"/>
        </w:rPr>
      </w:pPr>
      <w:r>
        <w:rPr>
          <w:rFonts w:ascii="Arial" w:hAnsi="Arial" w:cs="Arial"/>
          <w:sz w:val="24"/>
          <w:szCs w:val="24"/>
          <w:lang w:val="en-GB"/>
        </w:rPr>
        <w:t xml:space="preserve">F1-score = 2 * (Precision * Recall) / Precision + </w:t>
      </w:r>
      <w:r w:rsidRPr="00943670">
        <w:rPr>
          <w:rFonts w:ascii="Arial" w:hAnsi="Arial" w:cs="Arial"/>
          <w:sz w:val="24"/>
          <w:szCs w:val="24"/>
          <w:lang w:val="en-GB"/>
        </w:rPr>
        <w:t>Recall)</w:t>
      </w:r>
      <w:r w:rsidR="00C946C4" w:rsidRPr="00943670">
        <w:rPr>
          <w:rFonts w:ascii="Arial" w:hAnsi="Arial" w:cs="Arial"/>
          <w:sz w:val="24"/>
          <w:szCs w:val="24"/>
          <w:lang w:val="en-GB"/>
        </w:rPr>
        <w:t xml:space="preserve"> </w:t>
      </w:r>
      <w:ins w:id="14" w:author="Alexandre Douglas Paro" w:date="2025-07-06T20:49:00Z" w16du:dateUtc="2025-07-06T23:49:00Z">
        <w:r w:rsidR="00C946C4" w:rsidRPr="00C946C4">
          <w:rPr>
            <w:rFonts w:ascii="Arial" w:hAnsi="Arial" w:cs="Arial"/>
            <w:sz w:val="24"/>
            <w:szCs w:val="24"/>
            <w:lang w:val="en-GB"/>
          </w:rPr>
          <w:tab/>
        </w:r>
      </w:ins>
    </w:p>
    <w:p w14:paraId="3E0DE74F" w14:textId="77777777" w:rsidR="00943670" w:rsidRDefault="00943670" w:rsidP="00CC5A24">
      <w:pPr>
        <w:spacing w:line="360" w:lineRule="auto"/>
        <w:jc w:val="both"/>
        <w:rPr>
          <w:rFonts w:ascii="Arial" w:hAnsi="Arial" w:cs="Arial"/>
          <w:sz w:val="24"/>
          <w:szCs w:val="24"/>
          <w:lang w:val="en-GB"/>
        </w:rPr>
      </w:pPr>
      <w:r w:rsidRPr="00943670">
        <w:rPr>
          <w:rFonts w:ascii="Arial" w:hAnsi="Arial" w:cs="Arial"/>
          <w:sz w:val="24"/>
          <w:szCs w:val="24"/>
          <w:lang w:val="en-GB"/>
        </w:rPr>
        <w:t>We report both per-class and weighted average F1-scores, the latter accounting for the number of samples in each class.</w:t>
      </w:r>
    </w:p>
    <w:p w14:paraId="5AF7E59C" w14:textId="7767DCD9" w:rsidR="005B7C98" w:rsidRDefault="00C946C4" w:rsidP="00CC5A24">
      <w:pPr>
        <w:spacing w:line="360" w:lineRule="auto"/>
        <w:jc w:val="both"/>
        <w:rPr>
          <w:rFonts w:ascii="Arial" w:hAnsi="Arial" w:cs="Arial"/>
          <w:sz w:val="24"/>
          <w:szCs w:val="24"/>
          <w:lang w:val="en-GB"/>
        </w:rPr>
      </w:pPr>
      <w:r>
        <w:rPr>
          <w:rFonts w:ascii="Arial" w:hAnsi="Arial" w:cs="Arial"/>
          <w:sz w:val="24"/>
          <w:szCs w:val="24"/>
          <w:lang w:val="en-GB"/>
        </w:rPr>
        <w:tab/>
      </w:r>
      <w:r w:rsidR="005B7C98" w:rsidRPr="005B7C98">
        <w:rPr>
          <w:rFonts w:ascii="Arial" w:hAnsi="Arial" w:cs="Arial"/>
          <w:sz w:val="24"/>
          <w:szCs w:val="24"/>
          <w:lang w:val="en-GB"/>
        </w:rPr>
        <w:t xml:space="preserve">Accuracy measures the proportion of correct predictions relative to </w:t>
      </w:r>
      <w:r w:rsidR="00943670">
        <w:rPr>
          <w:rFonts w:ascii="Arial" w:hAnsi="Arial" w:cs="Arial"/>
          <w:sz w:val="24"/>
          <w:szCs w:val="24"/>
          <w:lang w:val="en-GB"/>
        </w:rPr>
        <w:t>all</w:t>
      </w:r>
      <w:r w:rsidR="005B7C98" w:rsidRPr="005B7C98">
        <w:rPr>
          <w:rFonts w:ascii="Arial" w:hAnsi="Arial" w:cs="Arial"/>
          <w:sz w:val="24"/>
          <w:szCs w:val="24"/>
          <w:lang w:val="en-GB"/>
        </w:rPr>
        <w:t xml:space="preserve"> predictions made</w:t>
      </w:r>
      <w:r w:rsidR="005B7C98">
        <w:rPr>
          <w:rFonts w:ascii="Arial" w:hAnsi="Arial" w:cs="Arial"/>
          <w:sz w:val="24"/>
          <w:szCs w:val="24"/>
          <w:lang w:val="en-GB"/>
        </w:rPr>
        <w:t>:</w:t>
      </w:r>
    </w:p>
    <w:p w14:paraId="1D8C5700" w14:textId="68C5F341" w:rsidR="005B7C98" w:rsidRDefault="005B7C98" w:rsidP="00CC5A24">
      <w:pPr>
        <w:spacing w:line="360" w:lineRule="auto"/>
        <w:jc w:val="both"/>
        <w:rPr>
          <w:rFonts w:ascii="Arial" w:hAnsi="Arial" w:cs="Arial"/>
          <w:sz w:val="24"/>
          <w:szCs w:val="24"/>
          <w:lang w:val="en-GB"/>
        </w:rPr>
      </w:pPr>
      <w:r>
        <w:rPr>
          <w:rFonts w:ascii="Arial" w:hAnsi="Arial" w:cs="Arial"/>
          <w:sz w:val="24"/>
          <w:szCs w:val="24"/>
          <w:lang w:val="en-GB"/>
        </w:rPr>
        <w:t>Accuracy = Total number of correct predictions / Total number of predictions</w:t>
      </w:r>
    </w:p>
    <w:p w14:paraId="6F34425D" w14:textId="7229ECD4" w:rsidR="005B7C98" w:rsidRDefault="00C946C4" w:rsidP="00CC5A24">
      <w:pPr>
        <w:spacing w:line="360" w:lineRule="auto"/>
        <w:jc w:val="both"/>
        <w:rPr>
          <w:rFonts w:ascii="Arial" w:hAnsi="Arial" w:cs="Arial"/>
          <w:sz w:val="24"/>
          <w:szCs w:val="24"/>
          <w:lang w:val="en-GB"/>
        </w:rPr>
      </w:pPr>
      <w:r>
        <w:rPr>
          <w:rFonts w:ascii="Arial" w:hAnsi="Arial" w:cs="Arial"/>
          <w:sz w:val="24"/>
          <w:szCs w:val="24"/>
          <w:lang w:val="en-GB"/>
        </w:rPr>
        <w:tab/>
      </w:r>
      <w:r w:rsidR="00943670" w:rsidRPr="00943670">
        <w:rPr>
          <w:rFonts w:ascii="Arial" w:hAnsi="Arial" w:cs="Arial"/>
          <w:sz w:val="24"/>
          <w:szCs w:val="24"/>
          <w:lang w:val="en-GB"/>
        </w:rPr>
        <w:t>Balanced accuracy is the average recall across all classes</w:t>
      </w:r>
      <w:r w:rsidR="005B7C98">
        <w:rPr>
          <w:rFonts w:ascii="Arial" w:hAnsi="Arial" w:cs="Arial"/>
          <w:sz w:val="24"/>
          <w:szCs w:val="24"/>
          <w:lang w:val="en-GB"/>
        </w:rPr>
        <w:t>:</w:t>
      </w:r>
    </w:p>
    <w:p w14:paraId="051DB667" w14:textId="51D4954D" w:rsidR="005B7C98" w:rsidRDefault="005B7C98" w:rsidP="00CC5A24">
      <w:pPr>
        <w:spacing w:line="360" w:lineRule="auto"/>
        <w:jc w:val="both"/>
        <w:rPr>
          <w:rFonts w:ascii="Arial" w:hAnsi="Arial" w:cs="Arial"/>
          <w:sz w:val="24"/>
          <w:szCs w:val="24"/>
          <w:lang w:val="en-GB"/>
        </w:rPr>
      </w:pPr>
      <w:r>
        <w:rPr>
          <w:rFonts w:ascii="Arial" w:hAnsi="Arial" w:cs="Arial"/>
          <w:sz w:val="24"/>
          <w:szCs w:val="24"/>
          <w:lang w:val="en-GB"/>
        </w:rPr>
        <w:t xml:space="preserve">Balanced accuracy = </w:t>
      </w:r>
      <m:oMath>
        <m:r>
          <w:rPr>
            <w:rFonts w:ascii="Cambria Math" w:hAnsi="Cambria Math" w:cs="Arial"/>
            <w:sz w:val="24"/>
            <w:szCs w:val="24"/>
            <w:lang w:val="en-GB"/>
          </w:rPr>
          <m:t xml:space="preserve"> </m:t>
        </m:r>
        <m:f>
          <m:fPr>
            <m:ctrlPr>
              <w:rPr>
                <w:rFonts w:ascii="Cambria Math" w:hAnsi="Cambria Math" w:cs="Arial"/>
                <w:sz w:val="24"/>
                <w:szCs w:val="24"/>
                <w:lang w:val="en-GB"/>
              </w:rPr>
            </m:ctrlPr>
          </m:fPr>
          <m:num>
            <m:r>
              <w:rPr>
                <w:rFonts w:ascii="Cambria Math" w:hAnsi="Cambria Math" w:cs="Arial"/>
                <w:sz w:val="24"/>
                <w:szCs w:val="24"/>
                <w:lang w:val="en-GB"/>
              </w:rPr>
              <m:t>1</m:t>
            </m:r>
          </m:num>
          <m:den>
            <m:r>
              <w:rPr>
                <w:rFonts w:ascii="Cambria Math" w:hAnsi="Cambria Math" w:cs="Arial"/>
                <w:sz w:val="24"/>
                <w:szCs w:val="24"/>
                <w:lang w:val="en-GB"/>
              </w:rPr>
              <m:t>N</m:t>
            </m:r>
          </m:den>
        </m:f>
        <m:nary>
          <m:naryPr>
            <m:chr m:val="∑"/>
            <m:grow m:val="1"/>
            <m:ctrlPr>
              <w:rPr>
                <w:rFonts w:ascii="Cambria Math" w:hAnsi="Cambria Math" w:cs="Arial"/>
                <w:sz w:val="24"/>
                <w:szCs w:val="24"/>
                <w:lang w:val="en-GB"/>
              </w:rPr>
            </m:ctrlPr>
          </m:naryPr>
          <m:sub>
            <m:r>
              <w:rPr>
                <w:rFonts w:ascii="Cambria Math" w:eastAsia="Cambria Math" w:hAnsi="Cambria Math" w:cs="Cambria Math"/>
                <w:sz w:val="24"/>
                <w:szCs w:val="24"/>
                <w:lang w:val="en-GB"/>
              </w:rPr>
              <m:t>i=1</m:t>
            </m:r>
          </m:sub>
          <m:sup>
            <m:r>
              <w:rPr>
                <w:rFonts w:ascii="Cambria Math" w:eastAsia="Cambria Math" w:hAnsi="Cambria Math" w:cs="Cambria Math"/>
                <w:sz w:val="24"/>
                <w:szCs w:val="24"/>
                <w:lang w:val="en-GB"/>
              </w:rPr>
              <m:t>N</m:t>
            </m:r>
          </m:sup>
          <m:e>
            <m:r>
              <m:rPr>
                <m:sty m:val="p"/>
              </m:rPr>
              <w:rPr>
                <w:rFonts w:ascii="Cambria Math" w:hAnsi="Cambria Math" w:cs="Arial"/>
                <w:sz w:val="24"/>
                <w:szCs w:val="24"/>
                <w:lang w:val="en-GB"/>
              </w:rPr>
              <m:t>Recall</m:t>
            </m:r>
          </m:e>
        </m:nary>
        <m:r>
          <w:rPr>
            <w:rFonts w:ascii="Cambria Math" w:hAnsi="Cambria Math" w:cs="Arial"/>
            <w:sz w:val="24"/>
            <w:szCs w:val="24"/>
            <w:lang w:val="en-GB"/>
          </w:rPr>
          <m:t xml:space="preserve"> i</m:t>
        </m:r>
      </m:oMath>
    </w:p>
    <w:p w14:paraId="4A3D3D2B" w14:textId="77777777" w:rsidR="00566475" w:rsidRDefault="00566475" w:rsidP="00CC5A24">
      <w:pPr>
        <w:spacing w:line="360" w:lineRule="auto"/>
        <w:jc w:val="both"/>
        <w:rPr>
          <w:rFonts w:ascii="Arial" w:hAnsi="Arial" w:cs="Arial"/>
          <w:sz w:val="24"/>
          <w:szCs w:val="24"/>
          <w:highlight w:val="yellow"/>
          <w:lang w:val="en-GB"/>
        </w:rPr>
      </w:pPr>
    </w:p>
    <w:p w14:paraId="1E13C285" w14:textId="3891F441" w:rsidR="00CC5A24" w:rsidRPr="00CC5A24" w:rsidRDefault="0034288A" w:rsidP="00CC5A24">
      <w:pPr>
        <w:spacing w:line="360" w:lineRule="auto"/>
        <w:jc w:val="both"/>
        <w:rPr>
          <w:rFonts w:ascii="Arial" w:hAnsi="Arial" w:cs="Arial"/>
          <w:sz w:val="24"/>
          <w:szCs w:val="24"/>
          <w:lang w:val="en-GB"/>
        </w:rPr>
      </w:pPr>
      <w:r>
        <w:rPr>
          <w:rFonts w:ascii="Arial" w:hAnsi="Arial" w:cs="Arial"/>
          <w:sz w:val="24"/>
          <w:szCs w:val="24"/>
          <w:lang w:val="en-GB"/>
        </w:rPr>
        <w:lastRenderedPageBreak/>
        <w:tab/>
      </w:r>
      <w:r w:rsidR="00CC5A24" w:rsidRPr="00CC5A24">
        <w:rPr>
          <w:rFonts w:ascii="Arial" w:hAnsi="Arial" w:cs="Arial"/>
          <w:sz w:val="24"/>
          <w:szCs w:val="24"/>
          <w:lang w:val="en-GB"/>
        </w:rPr>
        <w:t>Confusion matrices were generated to visualize classifier performance.</w:t>
      </w:r>
      <w:r w:rsidR="002D4836">
        <w:rPr>
          <w:rFonts w:ascii="Arial" w:hAnsi="Arial" w:cs="Arial"/>
          <w:sz w:val="24"/>
          <w:szCs w:val="24"/>
          <w:lang w:val="en-GB"/>
        </w:rPr>
        <w:t xml:space="preserve"> </w:t>
      </w:r>
      <w:r w:rsidR="00CC5A24" w:rsidRPr="00CC5A24">
        <w:rPr>
          <w:rFonts w:ascii="Arial" w:hAnsi="Arial" w:cs="Arial"/>
          <w:sz w:val="24"/>
          <w:szCs w:val="24"/>
          <w:lang w:val="en-GB"/>
        </w:rPr>
        <w:t xml:space="preserve">To minimize overrepresentation, whistle samples were </w:t>
      </w:r>
      <w:r w:rsidR="00CC5A24">
        <w:rPr>
          <w:rFonts w:ascii="Arial" w:hAnsi="Arial" w:cs="Arial"/>
          <w:sz w:val="24"/>
          <w:szCs w:val="24"/>
          <w:lang w:val="en-GB"/>
        </w:rPr>
        <w:t>limited</w:t>
      </w:r>
      <w:r w:rsidR="00CC5A24" w:rsidRPr="00CC5A24">
        <w:rPr>
          <w:rFonts w:ascii="Arial" w:hAnsi="Arial" w:cs="Arial"/>
          <w:sz w:val="24"/>
          <w:szCs w:val="24"/>
          <w:lang w:val="en-GB"/>
        </w:rPr>
        <w:t xml:space="preserve"> </w:t>
      </w:r>
      <w:r w:rsidR="00CC5A24">
        <w:rPr>
          <w:rFonts w:ascii="Arial" w:hAnsi="Arial" w:cs="Arial"/>
          <w:sz w:val="24"/>
          <w:szCs w:val="24"/>
          <w:lang w:val="en-GB"/>
        </w:rPr>
        <w:t>to</w:t>
      </w:r>
      <w:r w:rsidR="00CC5A24" w:rsidRPr="00CC5A24">
        <w:rPr>
          <w:rFonts w:ascii="Arial" w:hAnsi="Arial" w:cs="Arial"/>
          <w:sz w:val="24"/>
          <w:szCs w:val="24"/>
          <w:lang w:val="en-GB"/>
        </w:rPr>
        <w:t xml:space="preserve"> 50 per acoustic event. Two </w:t>
      </w:r>
      <w:bookmarkStart w:id="15" w:name="_Hlk198490937"/>
      <w:r w:rsidR="00CC5A24" w:rsidRPr="00CC5A24">
        <w:rPr>
          <w:rFonts w:ascii="Arial" w:hAnsi="Arial" w:cs="Arial"/>
          <w:sz w:val="24"/>
          <w:szCs w:val="24"/>
          <w:lang w:val="en-GB"/>
        </w:rPr>
        <w:t xml:space="preserve">data partitioning strategies </w:t>
      </w:r>
      <w:bookmarkEnd w:id="15"/>
      <w:r w:rsidR="00CC5A24" w:rsidRPr="00CC5A24">
        <w:rPr>
          <w:rFonts w:ascii="Arial" w:hAnsi="Arial" w:cs="Arial"/>
          <w:sz w:val="24"/>
          <w:szCs w:val="24"/>
          <w:lang w:val="en-GB"/>
        </w:rPr>
        <w:t>were used</w:t>
      </w:r>
      <w:r w:rsidR="00A15D50">
        <w:rPr>
          <w:rFonts w:ascii="Arial" w:hAnsi="Arial" w:cs="Arial"/>
          <w:sz w:val="24"/>
          <w:szCs w:val="24"/>
          <w:lang w:val="en-GB"/>
        </w:rPr>
        <w:t xml:space="preserve"> for creating training and testing datasets</w:t>
      </w:r>
      <w:r w:rsidR="00CC5A24" w:rsidRPr="00CC5A24">
        <w:rPr>
          <w:rFonts w:ascii="Arial" w:hAnsi="Arial" w:cs="Arial"/>
          <w:sz w:val="24"/>
          <w:szCs w:val="24"/>
          <w:lang w:val="en-GB"/>
        </w:rPr>
        <w:t xml:space="preserve">: (1) random split, allowing </w:t>
      </w:r>
      <w:r w:rsidR="0020480F">
        <w:rPr>
          <w:rFonts w:ascii="Arial" w:hAnsi="Arial" w:cs="Arial"/>
          <w:sz w:val="24"/>
          <w:szCs w:val="24"/>
          <w:lang w:val="en-GB"/>
        </w:rPr>
        <w:t>whistles</w:t>
      </w:r>
      <w:r w:rsidR="0020480F" w:rsidRPr="00CC5A24">
        <w:rPr>
          <w:rFonts w:ascii="Arial" w:hAnsi="Arial" w:cs="Arial"/>
          <w:sz w:val="24"/>
          <w:szCs w:val="24"/>
          <w:lang w:val="en-GB"/>
        </w:rPr>
        <w:t xml:space="preserve"> </w:t>
      </w:r>
      <w:r w:rsidR="00CC5A24" w:rsidRPr="00CC5A24">
        <w:rPr>
          <w:rFonts w:ascii="Arial" w:hAnsi="Arial" w:cs="Arial"/>
          <w:sz w:val="24"/>
          <w:szCs w:val="24"/>
          <w:lang w:val="en-GB"/>
        </w:rPr>
        <w:t xml:space="preserve">from the </w:t>
      </w:r>
      <w:r w:rsidR="00CC5A24" w:rsidRPr="002F1C5B">
        <w:rPr>
          <w:rFonts w:ascii="Arial" w:hAnsi="Arial" w:cs="Arial"/>
          <w:sz w:val="24"/>
          <w:szCs w:val="24"/>
          <w:lang w:val="en-GB"/>
        </w:rPr>
        <w:t xml:space="preserve">same </w:t>
      </w:r>
      <w:r w:rsidR="0020480F" w:rsidRPr="002F1C5B">
        <w:rPr>
          <w:rFonts w:ascii="Arial" w:hAnsi="Arial" w:cs="Arial"/>
          <w:sz w:val="24"/>
          <w:szCs w:val="24"/>
          <w:lang w:val="en-GB"/>
        </w:rPr>
        <w:t xml:space="preserve">acoustic event </w:t>
      </w:r>
      <w:r w:rsidR="00CC5A24" w:rsidRPr="002F1C5B">
        <w:rPr>
          <w:rFonts w:ascii="Arial" w:hAnsi="Arial" w:cs="Arial"/>
          <w:sz w:val="24"/>
          <w:szCs w:val="24"/>
          <w:lang w:val="en-GB"/>
        </w:rPr>
        <w:t xml:space="preserve">in both training and test sets; and (2) </w:t>
      </w:r>
      <w:r w:rsidR="0020480F" w:rsidRPr="002F1C5B">
        <w:rPr>
          <w:rFonts w:ascii="Arial" w:hAnsi="Arial" w:cs="Arial"/>
          <w:sz w:val="24"/>
          <w:szCs w:val="24"/>
          <w:lang w:val="en-GB"/>
        </w:rPr>
        <w:t>event</w:t>
      </w:r>
      <w:r w:rsidR="00CC5A24" w:rsidRPr="002F1C5B">
        <w:rPr>
          <w:rFonts w:ascii="Arial" w:hAnsi="Arial" w:cs="Arial"/>
          <w:sz w:val="24"/>
          <w:szCs w:val="24"/>
          <w:lang w:val="en-GB"/>
        </w:rPr>
        <w:t>-level split,</w:t>
      </w:r>
      <w:r w:rsidR="00CC5A24" w:rsidRPr="00CC5A24">
        <w:rPr>
          <w:rFonts w:ascii="Arial" w:hAnsi="Arial" w:cs="Arial"/>
          <w:sz w:val="24"/>
          <w:szCs w:val="24"/>
          <w:lang w:val="en-GB"/>
        </w:rPr>
        <w:t xml:space="preserve"> ensuring all whistles from a given </w:t>
      </w:r>
      <w:r w:rsidR="00CC5A24" w:rsidRPr="002F1C5B">
        <w:rPr>
          <w:rFonts w:ascii="Arial" w:hAnsi="Arial" w:cs="Arial"/>
          <w:sz w:val="24"/>
          <w:szCs w:val="24"/>
          <w:lang w:val="en-GB"/>
        </w:rPr>
        <w:t xml:space="preserve">acoustic event were assigned exclusively to either training or test. </w:t>
      </w:r>
      <w:r w:rsidR="0020480F" w:rsidRPr="002F1C5B">
        <w:rPr>
          <w:rFonts w:ascii="Arial" w:hAnsi="Arial" w:cs="Arial"/>
          <w:sz w:val="24"/>
          <w:szCs w:val="24"/>
          <w:lang w:val="en-GB"/>
        </w:rPr>
        <w:t>Event</w:t>
      </w:r>
      <w:r w:rsidR="00CC5A24" w:rsidRPr="002F1C5B">
        <w:rPr>
          <w:rFonts w:ascii="Arial" w:hAnsi="Arial" w:cs="Arial"/>
          <w:sz w:val="24"/>
          <w:szCs w:val="24"/>
          <w:lang w:val="en-GB"/>
        </w:rPr>
        <w:t xml:space="preserve">-level predictions were based on the majority vote across all whistles within an </w:t>
      </w:r>
      <w:r w:rsidR="0020480F" w:rsidRPr="002F1C5B">
        <w:rPr>
          <w:rFonts w:ascii="Arial" w:hAnsi="Arial" w:cs="Arial"/>
          <w:sz w:val="24"/>
          <w:szCs w:val="24"/>
          <w:lang w:val="en-GB"/>
        </w:rPr>
        <w:t xml:space="preserve">acoustic </w:t>
      </w:r>
      <w:r w:rsidR="00CC5A24" w:rsidRPr="002F1C5B">
        <w:rPr>
          <w:rFonts w:ascii="Arial" w:hAnsi="Arial" w:cs="Arial"/>
          <w:sz w:val="24"/>
          <w:szCs w:val="24"/>
          <w:lang w:val="en-GB"/>
        </w:rPr>
        <w:t xml:space="preserve">event. </w:t>
      </w:r>
      <w:r w:rsidR="00597914" w:rsidRPr="002F1C5B">
        <w:rPr>
          <w:rFonts w:ascii="Arial" w:hAnsi="Arial" w:cs="Arial"/>
          <w:sz w:val="24"/>
          <w:szCs w:val="24"/>
          <w:lang w:val="en-GB"/>
        </w:rPr>
        <w:t xml:space="preserve">The </w:t>
      </w:r>
      <w:r w:rsidR="0020480F" w:rsidRPr="002F1C5B">
        <w:rPr>
          <w:rFonts w:ascii="Arial" w:hAnsi="Arial" w:cs="Arial"/>
          <w:sz w:val="24"/>
          <w:szCs w:val="24"/>
          <w:lang w:val="en-GB"/>
        </w:rPr>
        <w:t>event</w:t>
      </w:r>
      <w:r w:rsidR="00597914" w:rsidRPr="002F1C5B">
        <w:rPr>
          <w:rFonts w:ascii="Arial" w:hAnsi="Arial" w:cs="Arial"/>
          <w:sz w:val="24"/>
          <w:szCs w:val="24"/>
          <w:lang w:val="en-GB"/>
        </w:rPr>
        <w:t xml:space="preserve">-level classification more closely reflects real-world application scenarios, where acoustic data collected in the field typically consist of a recording session containing multiple vocalizations produced by a single </w:t>
      </w:r>
      <w:r w:rsidR="0020480F" w:rsidRPr="002F1C5B">
        <w:rPr>
          <w:rFonts w:ascii="Arial" w:hAnsi="Arial" w:cs="Arial"/>
          <w:sz w:val="24"/>
          <w:szCs w:val="24"/>
          <w:lang w:val="en-GB"/>
        </w:rPr>
        <w:t>dolphin encounter</w:t>
      </w:r>
      <w:r w:rsidR="00597914" w:rsidRPr="002F1C5B">
        <w:rPr>
          <w:rFonts w:ascii="Arial" w:hAnsi="Arial" w:cs="Arial"/>
          <w:sz w:val="24"/>
          <w:szCs w:val="24"/>
          <w:lang w:val="en-GB"/>
        </w:rPr>
        <w:t xml:space="preserve">. </w:t>
      </w:r>
      <w:r w:rsidR="00CC5A24" w:rsidRPr="002F1C5B">
        <w:rPr>
          <w:rFonts w:ascii="Arial" w:hAnsi="Arial" w:cs="Arial"/>
          <w:sz w:val="24"/>
          <w:szCs w:val="24"/>
          <w:lang w:val="en-GB"/>
        </w:rPr>
        <w:t xml:space="preserve">Training datasets were balanced by subsampling, with event-level sampling probabilities weighted to favor underrepresented </w:t>
      </w:r>
      <w:r w:rsidR="0020480F" w:rsidRPr="002F1C5B">
        <w:rPr>
          <w:rFonts w:ascii="Arial" w:hAnsi="Arial" w:cs="Arial"/>
          <w:sz w:val="24"/>
          <w:szCs w:val="24"/>
          <w:lang w:val="en-GB"/>
        </w:rPr>
        <w:t>dolphin e</w:t>
      </w:r>
      <w:r w:rsidR="0020480F">
        <w:rPr>
          <w:rFonts w:ascii="Arial" w:hAnsi="Arial" w:cs="Arial"/>
          <w:sz w:val="24"/>
          <w:szCs w:val="24"/>
          <w:lang w:val="en-GB"/>
        </w:rPr>
        <w:t>ncounters</w:t>
      </w:r>
      <w:r w:rsidR="00CC5A24" w:rsidRPr="00CC5A24">
        <w:rPr>
          <w:rFonts w:ascii="Arial" w:hAnsi="Arial" w:cs="Arial"/>
          <w:sz w:val="24"/>
          <w:szCs w:val="24"/>
          <w:lang w:val="en-GB"/>
        </w:rPr>
        <w:t>. Distinct random seeds were used at each step for reproducibility.</w:t>
      </w:r>
      <w:r w:rsidR="002D4836" w:rsidRPr="002D4836">
        <w:rPr>
          <w:rFonts w:ascii="Arial" w:hAnsi="Arial" w:cs="Arial"/>
          <w:sz w:val="24"/>
          <w:szCs w:val="24"/>
          <w:lang w:val="en-GB"/>
        </w:rPr>
        <w:t xml:space="preserve"> </w:t>
      </w:r>
    </w:p>
    <w:p w14:paraId="50DB61B9" w14:textId="4A8D1294" w:rsidR="00D92B98" w:rsidRDefault="00CC5A24" w:rsidP="00D92B98">
      <w:pPr>
        <w:spacing w:line="360" w:lineRule="auto"/>
        <w:jc w:val="both"/>
        <w:rPr>
          <w:rFonts w:ascii="Arial" w:hAnsi="Arial" w:cs="Arial"/>
          <w:sz w:val="24"/>
          <w:szCs w:val="24"/>
          <w:lang w:val="en-GB"/>
        </w:rPr>
      </w:pPr>
      <w:r>
        <w:rPr>
          <w:rFonts w:ascii="Arial" w:hAnsi="Arial" w:cs="Arial"/>
          <w:sz w:val="24"/>
          <w:szCs w:val="24"/>
          <w:lang w:val="en-GB"/>
        </w:rPr>
        <w:tab/>
      </w:r>
      <w:r w:rsidRPr="00CC5A24">
        <w:rPr>
          <w:rFonts w:ascii="Arial" w:hAnsi="Arial" w:cs="Arial"/>
          <w:sz w:val="24"/>
          <w:szCs w:val="24"/>
          <w:lang w:val="en-GB"/>
        </w:rPr>
        <w:t xml:space="preserve">For the random split approach, 5-fold stratified cross-validation preserved species proportions across folds. Models were trained on balanced data and evaluated at the whistle level. Hyperparameters were optimized via grid search using a fixed random state. </w:t>
      </w:r>
      <w:r w:rsidR="002D4836" w:rsidRPr="00345AC7">
        <w:rPr>
          <w:rFonts w:ascii="Arial" w:hAnsi="Arial" w:cs="Arial"/>
          <w:sz w:val="24"/>
          <w:szCs w:val="24"/>
          <w:lang w:val="en-GB"/>
        </w:rPr>
        <w:t>The search grid included: number of trees (100, 200, 300, 500, 1,000), tree depth (5, 10, 15, 20, 25, 30, or unlimited), and number of variables considered at each split (log2, sqrt, 50%, or 75% of total features)</w:t>
      </w:r>
      <w:r w:rsidR="002D4836">
        <w:rPr>
          <w:rFonts w:ascii="Arial" w:hAnsi="Arial" w:cs="Arial"/>
          <w:sz w:val="24"/>
          <w:szCs w:val="24"/>
          <w:lang w:val="en-GB"/>
        </w:rPr>
        <w:t xml:space="preserve">. </w:t>
      </w:r>
      <w:r w:rsidRPr="00CC5A24">
        <w:rPr>
          <w:rFonts w:ascii="Arial" w:hAnsi="Arial" w:cs="Arial"/>
          <w:sz w:val="24"/>
          <w:szCs w:val="24"/>
          <w:lang w:val="en-GB"/>
        </w:rPr>
        <w:t>The best model was selected from those within 0.5% of the highest weighted F1-score, favoring simpler trees and more estimators for robustness. The full cross-validation was repeated five times with different seeds, and metrics were averaged across runs</w:t>
      </w:r>
      <w:r w:rsidR="002D4836">
        <w:rPr>
          <w:rFonts w:ascii="Arial" w:hAnsi="Arial" w:cs="Arial"/>
          <w:sz w:val="24"/>
          <w:szCs w:val="24"/>
          <w:lang w:val="en-GB"/>
        </w:rPr>
        <w:t xml:space="preserve"> </w:t>
      </w:r>
      <w:bookmarkStart w:id="16" w:name="_Hlk198141363"/>
      <w:r w:rsidR="002D4836" w:rsidRPr="00345AC7">
        <w:rPr>
          <w:rFonts w:ascii="Arial" w:hAnsi="Arial" w:cs="Arial"/>
          <w:sz w:val="24"/>
          <w:szCs w:val="24"/>
          <w:lang w:val="en-GB"/>
        </w:rPr>
        <w:t>to reduce sensitivity to any single configuration.</w:t>
      </w:r>
      <w:bookmarkEnd w:id="16"/>
      <w:r w:rsidR="001F0632">
        <w:rPr>
          <w:rFonts w:ascii="Arial" w:hAnsi="Arial" w:cs="Arial"/>
          <w:sz w:val="24"/>
          <w:szCs w:val="24"/>
          <w:lang w:val="en-GB"/>
        </w:rPr>
        <w:t xml:space="preserve"> </w:t>
      </w:r>
      <w:r w:rsidRPr="00CC5A24">
        <w:rPr>
          <w:rFonts w:ascii="Arial" w:hAnsi="Arial" w:cs="Arial"/>
          <w:sz w:val="24"/>
          <w:szCs w:val="24"/>
          <w:lang w:val="en-GB"/>
        </w:rPr>
        <w:t xml:space="preserve">The second approach employed Leave-One-Group-Out (LOGO) cross-validation, using each </w:t>
      </w:r>
      <w:r w:rsidRPr="00D20A7F">
        <w:rPr>
          <w:rFonts w:ascii="Arial" w:hAnsi="Arial" w:cs="Arial"/>
          <w:sz w:val="24"/>
          <w:szCs w:val="24"/>
          <w:lang w:val="en-GB"/>
        </w:rPr>
        <w:t>acoustic event once</w:t>
      </w:r>
      <w:r w:rsidRPr="002F1C5B">
        <w:rPr>
          <w:rFonts w:ascii="Arial" w:hAnsi="Arial" w:cs="Arial"/>
          <w:sz w:val="24"/>
          <w:szCs w:val="24"/>
          <w:lang w:val="en-GB"/>
        </w:rPr>
        <w:t xml:space="preserve"> as the test set. </w:t>
      </w:r>
      <w:r w:rsidR="00DD5490" w:rsidRPr="002F1C5B">
        <w:rPr>
          <w:rFonts w:ascii="Arial" w:hAnsi="Arial" w:cs="Arial"/>
          <w:sz w:val="24"/>
          <w:szCs w:val="24"/>
          <w:lang w:val="en-GB"/>
        </w:rPr>
        <w:t xml:space="preserve">The training set was balanced prior to model fitting, and the left-out event was then classified using the trained model. This process was repeated until all events had served as the test set once, resulting in as many iterations as acoustic events. Model optimization for the LOGO classifier followed a procedure similar to that used for the K-fold model. A balanced sample was drawn from the full dataset using a fixed random state. A grid search was then performed to evaluate combinations of the following hyperparameters: number of trees (100, 500, 1,000), tree depth (10, 20, 30, or unlimited), and number of variables considered at each split (log2, sqrt, 10 variables, or 75% of all variables). </w:t>
      </w:r>
      <w:r w:rsidRPr="002F1C5B">
        <w:rPr>
          <w:rFonts w:ascii="Arial" w:hAnsi="Arial" w:cs="Arial"/>
          <w:sz w:val="24"/>
          <w:szCs w:val="24"/>
          <w:lang w:val="en-GB"/>
        </w:rPr>
        <w:t xml:space="preserve">Classification was evaluated at both the whistle (LOGO ind) </w:t>
      </w:r>
      <w:r w:rsidRPr="002F1C5B">
        <w:rPr>
          <w:rFonts w:ascii="Arial" w:hAnsi="Arial" w:cs="Arial"/>
          <w:sz w:val="24"/>
          <w:szCs w:val="24"/>
          <w:lang w:val="en-GB"/>
        </w:rPr>
        <w:lastRenderedPageBreak/>
        <w:t xml:space="preserve">and </w:t>
      </w:r>
      <w:r w:rsidR="002F1C5B" w:rsidRPr="002F1C5B">
        <w:rPr>
          <w:rFonts w:ascii="Arial" w:hAnsi="Arial" w:cs="Arial"/>
          <w:sz w:val="24"/>
          <w:szCs w:val="24"/>
          <w:lang w:val="en-GB"/>
        </w:rPr>
        <w:t xml:space="preserve">event </w:t>
      </w:r>
      <w:r w:rsidRPr="002F1C5B">
        <w:rPr>
          <w:rFonts w:ascii="Arial" w:hAnsi="Arial" w:cs="Arial"/>
          <w:sz w:val="24"/>
          <w:szCs w:val="24"/>
          <w:lang w:val="en-GB"/>
        </w:rPr>
        <w:t xml:space="preserve">(LOGO </w:t>
      </w:r>
      <w:r w:rsidR="002F1C5B" w:rsidRPr="002F1C5B">
        <w:rPr>
          <w:rFonts w:ascii="Arial" w:hAnsi="Arial" w:cs="Arial"/>
          <w:sz w:val="24"/>
          <w:szCs w:val="24"/>
          <w:lang w:val="en-GB"/>
        </w:rPr>
        <w:t>event</w:t>
      </w:r>
      <w:r w:rsidRPr="002F1C5B">
        <w:rPr>
          <w:rFonts w:ascii="Arial" w:hAnsi="Arial" w:cs="Arial"/>
          <w:sz w:val="24"/>
          <w:szCs w:val="24"/>
          <w:lang w:val="en-GB"/>
        </w:rPr>
        <w:t xml:space="preserve">) levels. </w:t>
      </w:r>
      <w:r w:rsidR="002F1C5B" w:rsidRPr="002F1C5B">
        <w:rPr>
          <w:rFonts w:ascii="Arial" w:hAnsi="Arial" w:cs="Arial"/>
          <w:sz w:val="24"/>
          <w:szCs w:val="24"/>
          <w:lang w:val="en-GB"/>
        </w:rPr>
        <w:t>Event</w:t>
      </w:r>
      <w:r w:rsidRPr="002F1C5B">
        <w:rPr>
          <w:rFonts w:ascii="Arial" w:hAnsi="Arial" w:cs="Arial"/>
          <w:sz w:val="24"/>
          <w:szCs w:val="24"/>
          <w:lang w:val="en-GB"/>
        </w:rPr>
        <w:t xml:space="preserve">-level predictions summed tree votes across all whistles in the </w:t>
      </w:r>
      <w:r w:rsidR="004F092D" w:rsidRPr="002F1C5B">
        <w:rPr>
          <w:rFonts w:ascii="Arial" w:hAnsi="Arial" w:cs="Arial"/>
          <w:sz w:val="24"/>
          <w:szCs w:val="24"/>
          <w:lang w:val="en-GB"/>
        </w:rPr>
        <w:t>test event</w:t>
      </w:r>
      <w:r w:rsidRPr="002F1C5B">
        <w:rPr>
          <w:rFonts w:ascii="Arial" w:hAnsi="Arial" w:cs="Arial"/>
          <w:sz w:val="24"/>
          <w:szCs w:val="24"/>
          <w:lang w:val="en-GB"/>
        </w:rPr>
        <w:t>. As with the first approach, models were run five times using different seeds,</w:t>
      </w:r>
      <w:r w:rsidRPr="00CC5A24">
        <w:rPr>
          <w:rFonts w:ascii="Arial" w:hAnsi="Arial" w:cs="Arial"/>
          <w:sz w:val="24"/>
          <w:szCs w:val="24"/>
          <w:lang w:val="en-GB"/>
        </w:rPr>
        <w:t xml:space="preserve"> and performance metrics were averaged.</w:t>
      </w:r>
    </w:p>
    <w:p w14:paraId="2D7BF3D7" w14:textId="18657202" w:rsidR="00DD5490" w:rsidRPr="00597914" w:rsidRDefault="00D605BC" w:rsidP="00DD5490">
      <w:pPr>
        <w:spacing w:line="360" w:lineRule="auto"/>
        <w:jc w:val="both"/>
        <w:rPr>
          <w:rFonts w:ascii="Arial" w:hAnsi="Arial" w:cs="Arial"/>
          <w:sz w:val="24"/>
          <w:szCs w:val="24"/>
          <w:lang w:val="en-GB"/>
        </w:rPr>
      </w:pPr>
      <w:r>
        <w:rPr>
          <w:rFonts w:ascii="Arial" w:hAnsi="Arial" w:cs="Arial"/>
          <w:sz w:val="24"/>
          <w:szCs w:val="24"/>
          <w:lang w:val="en-GB"/>
        </w:rPr>
        <w:t>Feature</w:t>
      </w:r>
      <w:r w:rsidRPr="00597914">
        <w:rPr>
          <w:rFonts w:ascii="Arial" w:hAnsi="Arial" w:cs="Arial"/>
          <w:sz w:val="24"/>
          <w:szCs w:val="24"/>
          <w:lang w:val="en-GB"/>
        </w:rPr>
        <w:t xml:space="preserve"> </w:t>
      </w:r>
      <w:r w:rsidR="00DD5490" w:rsidRPr="00597914">
        <w:rPr>
          <w:rFonts w:ascii="Arial" w:hAnsi="Arial" w:cs="Arial"/>
          <w:sz w:val="24"/>
          <w:szCs w:val="24"/>
          <w:lang w:val="en-GB"/>
        </w:rPr>
        <w:t xml:space="preserve">Importance </w:t>
      </w:r>
    </w:p>
    <w:p w14:paraId="07464AA3" w14:textId="42CE60A1" w:rsidR="00DD5490" w:rsidRPr="00345AC7" w:rsidRDefault="00DD5490" w:rsidP="00DD5490">
      <w:pPr>
        <w:spacing w:line="360" w:lineRule="auto"/>
        <w:jc w:val="both"/>
        <w:rPr>
          <w:rFonts w:ascii="Arial" w:hAnsi="Arial" w:cs="Arial"/>
          <w:sz w:val="24"/>
          <w:szCs w:val="24"/>
          <w:lang w:val="en-GB"/>
        </w:rPr>
      </w:pPr>
      <w:r>
        <w:rPr>
          <w:rFonts w:ascii="Arial" w:hAnsi="Arial" w:cs="Arial"/>
          <w:sz w:val="24"/>
          <w:szCs w:val="24"/>
          <w:lang w:val="en-GB"/>
        </w:rPr>
        <w:tab/>
      </w:r>
      <w:r w:rsidR="00D605BC">
        <w:rPr>
          <w:rFonts w:ascii="Arial" w:hAnsi="Arial" w:cs="Arial"/>
          <w:sz w:val="24"/>
          <w:szCs w:val="24"/>
          <w:lang w:val="en-GB"/>
        </w:rPr>
        <w:t>Feature</w:t>
      </w:r>
      <w:r w:rsidR="00D605BC" w:rsidRPr="00345AC7">
        <w:rPr>
          <w:rFonts w:ascii="Arial" w:hAnsi="Arial" w:cs="Arial"/>
          <w:sz w:val="24"/>
          <w:szCs w:val="24"/>
          <w:lang w:val="en-GB"/>
        </w:rPr>
        <w:t xml:space="preserve"> </w:t>
      </w:r>
      <w:r w:rsidRPr="00345AC7">
        <w:rPr>
          <w:rFonts w:ascii="Arial" w:hAnsi="Arial" w:cs="Arial"/>
          <w:sz w:val="24"/>
          <w:szCs w:val="24"/>
          <w:lang w:val="en-GB"/>
        </w:rPr>
        <w:t xml:space="preserve">importance was assessed using the balanced datasets from each of the five LOGO classifier runs. For each run, a model was trained using the corresponding optimal hyperparameters and random seed. </w:t>
      </w:r>
      <w:r w:rsidR="00D605BC">
        <w:rPr>
          <w:rFonts w:ascii="Arial" w:hAnsi="Arial" w:cs="Arial"/>
          <w:sz w:val="24"/>
          <w:szCs w:val="24"/>
          <w:lang w:val="en-GB"/>
        </w:rPr>
        <w:t>Feature</w:t>
      </w:r>
      <w:r w:rsidR="00D605BC" w:rsidRPr="00345AC7">
        <w:rPr>
          <w:rFonts w:ascii="Arial" w:hAnsi="Arial" w:cs="Arial"/>
          <w:sz w:val="24"/>
          <w:szCs w:val="24"/>
          <w:lang w:val="en-GB"/>
        </w:rPr>
        <w:t xml:space="preserve"> </w:t>
      </w:r>
      <w:r w:rsidRPr="00345AC7">
        <w:rPr>
          <w:rFonts w:ascii="Arial" w:hAnsi="Arial" w:cs="Arial"/>
          <w:sz w:val="24"/>
          <w:szCs w:val="24"/>
          <w:lang w:val="en-GB"/>
        </w:rPr>
        <w:t>importance was first estimated using the permutation method: each variable was randomly permuted 100 times, and the resulting drop in model accuracy was used to rank importanc</w:t>
      </w:r>
      <w:r>
        <w:rPr>
          <w:rFonts w:ascii="Arial" w:hAnsi="Arial" w:cs="Arial"/>
          <w:sz w:val="24"/>
          <w:szCs w:val="24"/>
          <w:lang w:val="en-GB"/>
        </w:rPr>
        <w:t xml:space="preserve">e, </w:t>
      </w:r>
      <w:r w:rsidRPr="00345AC7">
        <w:rPr>
          <w:rFonts w:ascii="Arial" w:hAnsi="Arial" w:cs="Arial"/>
          <w:sz w:val="24"/>
          <w:szCs w:val="24"/>
          <w:lang w:val="en-GB"/>
        </w:rPr>
        <w:t xml:space="preserve">variables whose removal caused the greatest decline </w:t>
      </w:r>
      <w:r w:rsidR="002C179B">
        <w:rPr>
          <w:rFonts w:ascii="Arial" w:hAnsi="Arial" w:cs="Arial"/>
          <w:sz w:val="24"/>
          <w:szCs w:val="24"/>
          <w:lang w:val="en-GB"/>
        </w:rPr>
        <w:t xml:space="preserve">in accuracy </w:t>
      </w:r>
      <w:r w:rsidRPr="00345AC7">
        <w:rPr>
          <w:rFonts w:ascii="Arial" w:hAnsi="Arial" w:cs="Arial"/>
          <w:sz w:val="24"/>
          <w:szCs w:val="24"/>
          <w:lang w:val="en-GB"/>
        </w:rPr>
        <w:t>were considered most important.</w:t>
      </w:r>
      <w:r>
        <w:rPr>
          <w:rFonts w:ascii="Arial" w:hAnsi="Arial" w:cs="Arial"/>
          <w:sz w:val="24"/>
          <w:szCs w:val="24"/>
          <w:lang w:val="en-GB"/>
        </w:rPr>
        <w:t xml:space="preserve"> </w:t>
      </w:r>
      <w:r w:rsidRPr="00345AC7">
        <w:rPr>
          <w:rFonts w:ascii="Arial" w:hAnsi="Arial" w:cs="Arial"/>
          <w:sz w:val="24"/>
          <w:szCs w:val="24"/>
          <w:lang w:val="en-GB"/>
        </w:rPr>
        <w:t xml:space="preserve">To explore species-specific variable contributions, TreeSHAP was applied. SHAP (SHapley Additive exPlanations) leverages cooperative game theory to quantify the impact of each variable by comparing model outputs with and without the variable across additive combinations. SHAP values were computed per </w:t>
      </w:r>
      <w:r w:rsidR="00726E52">
        <w:rPr>
          <w:rFonts w:ascii="Arial" w:hAnsi="Arial" w:cs="Arial"/>
          <w:sz w:val="24"/>
          <w:szCs w:val="24"/>
          <w:lang w:val="en-GB"/>
        </w:rPr>
        <w:t xml:space="preserve">whistle </w:t>
      </w:r>
      <w:r w:rsidRPr="00345AC7">
        <w:rPr>
          <w:rFonts w:ascii="Arial" w:hAnsi="Arial" w:cs="Arial"/>
          <w:sz w:val="24"/>
          <w:szCs w:val="24"/>
          <w:lang w:val="en-GB"/>
        </w:rPr>
        <w:t xml:space="preserve">sample, and species-level importance was derived by averaging the SHAP values of all </w:t>
      </w:r>
      <w:r w:rsidR="00726E52">
        <w:rPr>
          <w:rFonts w:ascii="Arial" w:hAnsi="Arial" w:cs="Arial"/>
          <w:sz w:val="24"/>
          <w:szCs w:val="24"/>
          <w:lang w:val="en-GB"/>
        </w:rPr>
        <w:t xml:space="preserve">whistle </w:t>
      </w:r>
      <w:r w:rsidRPr="00345AC7">
        <w:rPr>
          <w:rFonts w:ascii="Arial" w:hAnsi="Arial" w:cs="Arial"/>
          <w:sz w:val="24"/>
          <w:szCs w:val="24"/>
          <w:lang w:val="en-GB"/>
        </w:rPr>
        <w:t>samples belonging to each species.</w:t>
      </w:r>
    </w:p>
    <w:p w14:paraId="4FE6E892" w14:textId="77777777" w:rsidR="00AB0FAD" w:rsidRDefault="00AB0FAD" w:rsidP="00DD5490">
      <w:pPr>
        <w:spacing w:line="360" w:lineRule="auto"/>
        <w:jc w:val="both"/>
        <w:rPr>
          <w:rFonts w:ascii="Arial" w:hAnsi="Arial" w:cs="Arial"/>
          <w:sz w:val="24"/>
          <w:szCs w:val="24"/>
          <w:lang w:val="en-GB"/>
        </w:rPr>
      </w:pPr>
    </w:p>
    <w:p w14:paraId="4BC00BC4" w14:textId="1225D19B" w:rsidR="00DD5490" w:rsidRPr="00597914" w:rsidRDefault="00DD5490" w:rsidP="00DD5490">
      <w:pPr>
        <w:spacing w:line="360" w:lineRule="auto"/>
        <w:jc w:val="both"/>
        <w:rPr>
          <w:rFonts w:ascii="Arial" w:hAnsi="Arial" w:cs="Arial"/>
          <w:sz w:val="24"/>
          <w:szCs w:val="24"/>
          <w:lang w:val="en-GB"/>
        </w:rPr>
      </w:pPr>
      <w:r w:rsidRPr="00597914">
        <w:rPr>
          <w:rFonts w:ascii="Arial" w:hAnsi="Arial" w:cs="Arial"/>
          <w:sz w:val="24"/>
          <w:szCs w:val="24"/>
          <w:lang w:val="en-GB"/>
        </w:rPr>
        <w:t>Meta-Classifier</w:t>
      </w:r>
    </w:p>
    <w:p w14:paraId="33CB9ACB" w14:textId="78665C28" w:rsidR="00DD5490" w:rsidRPr="0084675D" w:rsidRDefault="00DD5490" w:rsidP="00DD5490">
      <w:pPr>
        <w:spacing w:line="360" w:lineRule="auto"/>
        <w:jc w:val="both"/>
        <w:rPr>
          <w:rFonts w:ascii="Arial" w:hAnsi="Arial" w:cs="Arial"/>
          <w:sz w:val="24"/>
          <w:szCs w:val="24"/>
          <w:lang w:val="en-GB"/>
        </w:rPr>
      </w:pPr>
      <w:r>
        <w:rPr>
          <w:rFonts w:ascii="Arial" w:hAnsi="Arial" w:cs="Arial"/>
          <w:sz w:val="24"/>
          <w:szCs w:val="24"/>
          <w:lang w:val="en-GB"/>
        </w:rPr>
        <w:tab/>
      </w:r>
      <w:r w:rsidRPr="00345AC7">
        <w:rPr>
          <w:rFonts w:ascii="Arial" w:hAnsi="Arial" w:cs="Arial"/>
          <w:sz w:val="24"/>
          <w:szCs w:val="24"/>
          <w:lang w:val="en-GB"/>
        </w:rPr>
        <w:t xml:space="preserve">In addition to the traditional classifiers, a meta-classifier approach was used, which combines the outputs of different base classifiers. The process involves two stages: first, training and testing the base classifiers (Kfold and LOGO) and, second, training the meta-classifier using the base classifiers' results. For the meta-classifier, the input variables were the classification probabilities for each </w:t>
      </w:r>
      <w:r w:rsidR="000936E4">
        <w:rPr>
          <w:rFonts w:ascii="Arial" w:hAnsi="Arial" w:cs="Arial"/>
          <w:sz w:val="24"/>
          <w:szCs w:val="24"/>
          <w:lang w:val="en-GB"/>
        </w:rPr>
        <w:t xml:space="preserve">whistle </w:t>
      </w:r>
      <w:r w:rsidRPr="00345AC7">
        <w:rPr>
          <w:rFonts w:ascii="Arial" w:hAnsi="Arial" w:cs="Arial"/>
          <w:sz w:val="24"/>
          <w:szCs w:val="24"/>
          <w:lang w:val="en-GB"/>
        </w:rPr>
        <w:t xml:space="preserve">sample from the base classifiers. The advantage of this technique is that it leverages the strengths and compensates for the weaknesses of individual classifiers by identifying </w:t>
      </w:r>
      <w:r w:rsidR="001B0D00">
        <w:rPr>
          <w:rFonts w:ascii="Arial" w:hAnsi="Arial" w:cs="Arial"/>
          <w:sz w:val="24"/>
          <w:szCs w:val="24"/>
          <w:lang w:val="en-GB"/>
        </w:rPr>
        <w:t xml:space="preserve">species-specific </w:t>
      </w:r>
      <w:r w:rsidRPr="00345AC7">
        <w:rPr>
          <w:rFonts w:ascii="Arial" w:hAnsi="Arial" w:cs="Arial"/>
          <w:sz w:val="24"/>
          <w:szCs w:val="24"/>
          <w:lang w:val="en-GB"/>
        </w:rPr>
        <w:t xml:space="preserve">patterns in the misclassifications. In the case of the LOGO classifier, two types of results were available: individual whistle predictions (LOGO ind) and acoustic event predictions (LOGO </w:t>
      </w:r>
      <w:r w:rsidR="007D565F">
        <w:rPr>
          <w:rFonts w:ascii="Arial" w:hAnsi="Arial" w:cs="Arial"/>
          <w:sz w:val="24"/>
          <w:szCs w:val="24"/>
          <w:lang w:val="en-GB"/>
        </w:rPr>
        <w:t>event</w:t>
      </w:r>
      <w:r w:rsidRPr="00345AC7">
        <w:rPr>
          <w:rFonts w:ascii="Arial" w:hAnsi="Arial" w:cs="Arial"/>
          <w:sz w:val="24"/>
          <w:szCs w:val="24"/>
          <w:lang w:val="en-GB"/>
        </w:rPr>
        <w:t>). For the latter, all samples within a</w:t>
      </w:r>
      <w:r w:rsidR="00FF1737">
        <w:rPr>
          <w:rFonts w:ascii="Arial" w:hAnsi="Arial" w:cs="Arial"/>
          <w:sz w:val="24"/>
          <w:szCs w:val="24"/>
          <w:lang w:val="en-GB"/>
        </w:rPr>
        <w:t>n</w:t>
      </w:r>
      <w:r w:rsidRPr="00345AC7">
        <w:rPr>
          <w:rFonts w:ascii="Arial" w:hAnsi="Arial" w:cs="Arial"/>
          <w:sz w:val="24"/>
          <w:szCs w:val="24"/>
          <w:lang w:val="en-GB"/>
        </w:rPr>
        <w:t xml:space="preserve"> </w:t>
      </w:r>
      <w:r w:rsidR="00FF1737">
        <w:rPr>
          <w:rFonts w:ascii="Arial" w:hAnsi="Arial" w:cs="Arial"/>
          <w:sz w:val="24"/>
          <w:szCs w:val="24"/>
          <w:lang w:val="en-GB"/>
        </w:rPr>
        <w:t>event</w:t>
      </w:r>
      <w:r w:rsidR="00FF1737" w:rsidRPr="00345AC7">
        <w:rPr>
          <w:rFonts w:ascii="Arial" w:hAnsi="Arial" w:cs="Arial"/>
          <w:sz w:val="24"/>
          <w:szCs w:val="24"/>
          <w:lang w:val="en-GB"/>
        </w:rPr>
        <w:t xml:space="preserve"> </w:t>
      </w:r>
      <w:r w:rsidRPr="00345AC7">
        <w:rPr>
          <w:rFonts w:ascii="Arial" w:hAnsi="Arial" w:cs="Arial"/>
          <w:sz w:val="24"/>
          <w:szCs w:val="24"/>
          <w:lang w:val="en-GB"/>
        </w:rPr>
        <w:t>shared the same probability, combining this with individual sample probabilities from both Kfold and LOGO ind. Thus, the meta-classifier had three sets of results (meta-variables). The goal was to combine these diverse outputs to improve classification, particularly for species that were harder to classify.</w:t>
      </w:r>
      <w:r>
        <w:rPr>
          <w:rFonts w:ascii="Arial" w:hAnsi="Arial" w:cs="Arial"/>
          <w:sz w:val="24"/>
          <w:szCs w:val="24"/>
          <w:lang w:val="en-GB"/>
        </w:rPr>
        <w:t xml:space="preserve"> </w:t>
      </w:r>
      <w:r w:rsidRPr="00345AC7">
        <w:rPr>
          <w:rFonts w:ascii="Arial" w:hAnsi="Arial" w:cs="Arial"/>
          <w:sz w:val="24"/>
          <w:szCs w:val="24"/>
          <w:lang w:val="en-GB"/>
        </w:rPr>
        <w:t xml:space="preserve">The probabilities from each base classifier were </w:t>
      </w:r>
      <w:r w:rsidRPr="00345AC7">
        <w:rPr>
          <w:rFonts w:ascii="Arial" w:hAnsi="Arial" w:cs="Arial"/>
          <w:sz w:val="24"/>
          <w:szCs w:val="24"/>
          <w:lang w:val="en-GB"/>
        </w:rPr>
        <w:lastRenderedPageBreak/>
        <w:t xml:space="preserve">averaged across the five runs of both Kfold and LOGO. The meta-classifier was tested using the leave-one-group-out cross-validation (LOGO meta) strategy, with five runs performed. Model parameters were optimized and variable importance was calculated using the same methods as for the </w:t>
      </w:r>
      <w:r w:rsidR="001F0632">
        <w:rPr>
          <w:rFonts w:ascii="Arial" w:hAnsi="Arial" w:cs="Arial"/>
          <w:sz w:val="24"/>
          <w:szCs w:val="24"/>
          <w:lang w:val="en-GB"/>
        </w:rPr>
        <w:t>base</w:t>
      </w:r>
      <w:r w:rsidRPr="00345AC7">
        <w:rPr>
          <w:rFonts w:ascii="Arial" w:hAnsi="Arial" w:cs="Arial"/>
          <w:sz w:val="24"/>
          <w:szCs w:val="24"/>
          <w:lang w:val="en-GB"/>
        </w:rPr>
        <w:t xml:space="preserve"> classifiers. To avoid overestimating individual sample predictions, only the final acoustic event classifications were considered for the meta-classifier</w:t>
      </w:r>
      <w:r>
        <w:rPr>
          <w:rFonts w:ascii="Arial" w:hAnsi="Arial" w:cs="Arial"/>
          <w:sz w:val="24"/>
          <w:szCs w:val="24"/>
          <w:lang w:val="en-GB"/>
        </w:rPr>
        <w:t>.</w:t>
      </w:r>
    </w:p>
    <w:p w14:paraId="2EF31FE5" w14:textId="77777777" w:rsidR="00F91E2F" w:rsidRDefault="00DD5490" w:rsidP="00DD5490">
      <w:pPr>
        <w:spacing w:line="360" w:lineRule="auto"/>
        <w:jc w:val="both"/>
        <w:rPr>
          <w:rFonts w:ascii="Arial" w:hAnsi="Arial" w:cs="Arial"/>
          <w:sz w:val="24"/>
          <w:szCs w:val="24"/>
          <w:lang w:val="en-GB"/>
        </w:rPr>
      </w:pPr>
      <w:r w:rsidRPr="00597914">
        <w:rPr>
          <w:rFonts w:ascii="Arial" w:hAnsi="Arial" w:cs="Arial"/>
          <w:sz w:val="24"/>
          <w:szCs w:val="24"/>
          <w:lang w:val="en-GB"/>
        </w:rPr>
        <w:t>Classification of Acoustic Events by Number of Whistles</w:t>
      </w:r>
    </w:p>
    <w:p w14:paraId="62072D1D" w14:textId="5F9B1C0C" w:rsidR="009B6C8A" w:rsidRDefault="00DD5490" w:rsidP="00D92B98">
      <w:pPr>
        <w:spacing w:line="360" w:lineRule="auto"/>
        <w:jc w:val="both"/>
        <w:rPr>
          <w:rFonts w:ascii="Arial" w:hAnsi="Arial" w:cs="Arial"/>
          <w:sz w:val="24"/>
          <w:szCs w:val="24"/>
          <w:lang w:val="en-GB"/>
        </w:rPr>
      </w:pPr>
      <w:r>
        <w:rPr>
          <w:rFonts w:ascii="Arial" w:hAnsi="Arial" w:cs="Arial"/>
          <w:sz w:val="24"/>
          <w:szCs w:val="24"/>
          <w:lang w:val="en-GB"/>
        </w:rPr>
        <w:tab/>
      </w:r>
      <w:r w:rsidRPr="00345AC7">
        <w:rPr>
          <w:rFonts w:ascii="Arial" w:hAnsi="Arial" w:cs="Arial"/>
          <w:sz w:val="24"/>
          <w:szCs w:val="24"/>
          <w:lang w:val="en-GB"/>
        </w:rPr>
        <w:t xml:space="preserve">An analysis was conducted to assess the classification performance </w:t>
      </w:r>
      <w:r w:rsidR="00DE50E2">
        <w:rPr>
          <w:rFonts w:ascii="Arial" w:hAnsi="Arial" w:cs="Arial"/>
          <w:sz w:val="24"/>
          <w:szCs w:val="24"/>
          <w:lang w:val="en-GB"/>
        </w:rPr>
        <w:t>on</w:t>
      </w:r>
      <w:r w:rsidR="00DE50E2" w:rsidRPr="00345AC7">
        <w:rPr>
          <w:rFonts w:ascii="Arial" w:hAnsi="Arial" w:cs="Arial"/>
          <w:sz w:val="24"/>
          <w:szCs w:val="24"/>
          <w:lang w:val="en-GB"/>
        </w:rPr>
        <w:t xml:space="preserve"> </w:t>
      </w:r>
      <w:r w:rsidRPr="00345AC7">
        <w:rPr>
          <w:rFonts w:ascii="Arial" w:hAnsi="Arial" w:cs="Arial"/>
          <w:sz w:val="24"/>
          <w:szCs w:val="24"/>
          <w:lang w:val="en-GB"/>
        </w:rPr>
        <w:t>acoustic events based on the number of whistles available. The goal was to determine the minimum number of whistles required for stable and accurate classification. For each species, the analysis was performed using the results from the LOGO classifier. All acoustic events for each species were grouped, and random sampling was applied to ensure each event had the same number of whistles, ranging from one to 50. The proportion of correctly classified events was then calculated for each</w:t>
      </w:r>
      <w:r w:rsidR="004B44FC">
        <w:rPr>
          <w:rFonts w:ascii="Arial" w:hAnsi="Arial" w:cs="Arial"/>
          <w:sz w:val="24"/>
          <w:szCs w:val="24"/>
          <w:lang w:val="en-GB"/>
        </w:rPr>
        <w:t xml:space="preserve"> sample size of whistles</w:t>
      </w:r>
      <w:r w:rsidRPr="00345AC7">
        <w:rPr>
          <w:rFonts w:ascii="Arial" w:hAnsi="Arial" w:cs="Arial"/>
          <w:sz w:val="24"/>
          <w:szCs w:val="24"/>
          <w:lang w:val="en-GB"/>
        </w:rPr>
        <w:t xml:space="preserve">. Events with fewer than the required number of whistles were excluded from further analysis. This procedure was repeated 100 times with different random samples, and the average correct classification rate was computed for each repetition. The process was carried out for each of the five LOGO classifier runs, and the mean, standard deviation, and standard error were calculated. </w:t>
      </w:r>
      <w:bookmarkStart w:id="17" w:name="_Hlk198225779"/>
    </w:p>
    <w:p w14:paraId="57A43B88" w14:textId="77777777" w:rsidR="00916041" w:rsidRDefault="00916041" w:rsidP="00D92B98">
      <w:pPr>
        <w:spacing w:line="360" w:lineRule="auto"/>
        <w:jc w:val="both"/>
        <w:rPr>
          <w:rFonts w:ascii="Arial" w:hAnsi="Arial" w:cs="Arial"/>
          <w:b/>
          <w:bCs/>
          <w:sz w:val="24"/>
          <w:szCs w:val="24"/>
          <w:lang w:val="en-GB"/>
        </w:rPr>
      </w:pPr>
    </w:p>
    <w:p w14:paraId="04922482" w14:textId="304B6667" w:rsidR="00403646" w:rsidRPr="009B6C8A" w:rsidRDefault="00403646" w:rsidP="00D92B98">
      <w:pPr>
        <w:spacing w:line="360" w:lineRule="auto"/>
        <w:jc w:val="both"/>
        <w:rPr>
          <w:rFonts w:ascii="Arial" w:hAnsi="Arial" w:cs="Arial"/>
          <w:sz w:val="24"/>
          <w:szCs w:val="24"/>
          <w:lang w:val="en-GB"/>
        </w:rPr>
      </w:pPr>
      <w:r w:rsidRPr="006A7FAE">
        <w:rPr>
          <w:rFonts w:ascii="Arial" w:hAnsi="Arial" w:cs="Arial"/>
          <w:b/>
          <w:bCs/>
          <w:sz w:val="24"/>
          <w:szCs w:val="24"/>
          <w:lang w:val="en-GB"/>
        </w:rPr>
        <w:t>RESULTS</w:t>
      </w:r>
    </w:p>
    <w:p w14:paraId="2E2870BF" w14:textId="77777777" w:rsidR="00AB0FAD" w:rsidRPr="006A7FAE" w:rsidRDefault="00AB0FAD" w:rsidP="00D92B98">
      <w:pPr>
        <w:spacing w:line="360" w:lineRule="auto"/>
        <w:jc w:val="both"/>
        <w:rPr>
          <w:rFonts w:ascii="Arial" w:hAnsi="Arial" w:cs="Arial"/>
          <w:b/>
          <w:bCs/>
          <w:sz w:val="24"/>
          <w:szCs w:val="24"/>
          <w:lang w:val="en-GB"/>
        </w:rPr>
      </w:pPr>
    </w:p>
    <w:p w14:paraId="3DE0044A" w14:textId="05C379EF" w:rsidR="009206BF" w:rsidRDefault="00352B17" w:rsidP="009206BF">
      <w:pPr>
        <w:spacing w:line="360" w:lineRule="auto"/>
        <w:jc w:val="both"/>
        <w:rPr>
          <w:rFonts w:ascii="Arial" w:hAnsi="Arial" w:cs="Arial"/>
          <w:sz w:val="24"/>
          <w:szCs w:val="24"/>
          <w:lang w:val="en-GB"/>
        </w:rPr>
      </w:pPr>
      <w:r>
        <w:rPr>
          <w:rFonts w:ascii="Arial" w:hAnsi="Arial" w:cs="Arial"/>
          <w:sz w:val="24"/>
          <w:szCs w:val="24"/>
          <w:lang w:val="en-GB"/>
        </w:rPr>
        <w:tab/>
      </w:r>
      <w:r w:rsidR="00732167" w:rsidRPr="00732167">
        <w:rPr>
          <w:rFonts w:ascii="Arial" w:hAnsi="Arial" w:cs="Arial"/>
          <w:sz w:val="24"/>
          <w:szCs w:val="24"/>
          <w:lang w:val="en-GB"/>
        </w:rPr>
        <w:t>The whistle database included seven delphinid species commonly found in the Santos Basin</w:t>
      </w:r>
      <w:r w:rsidR="001E365A" w:rsidRPr="001E365A">
        <w:rPr>
          <w:rFonts w:ascii="Arial" w:hAnsi="Arial" w:cs="Arial"/>
          <w:sz w:val="24"/>
          <w:szCs w:val="24"/>
          <w:lang w:val="en-GB"/>
        </w:rPr>
        <w:t xml:space="preserve">: </w:t>
      </w:r>
      <w:r w:rsidR="00DE50E2">
        <w:rPr>
          <w:rFonts w:ascii="Arial" w:hAnsi="Arial" w:cs="Arial"/>
          <w:sz w:val="24"/>
          <w:szCs w:val="24"/>
          <w:lang w:val="en-GB"/>
        </w:rPr>
        <w:t xml:space="preserve">short-beaked </w:t>
      </w:r>
      <w:r w:rsidR="001E365A" w:rsidRPr="001E365A">
        <w:rPr>
          <w:rFonts w:ascii="Arial" w:hAnsi="Arial" w:cs="Arial"/>
          <w:sz w:val="24"/>
          <w:szCs w:val="24"/>
          <w:lang w:val="en-GB"/>
        </w:rPr>
        <w:t>common dolphin (</w:t>
      </w:r>
      <w:r w:rsidR="001E365A" w:rsidRPr="001E365A">
        <w:rPr>
          <w:rFonts w:ascii="Arial" w:hAnsi="Arial" w:cs="Arial"/>
          <w:i/>
          <w:iCs/>
          <w:sz w:val="24"/>
          <w:szCs w:val="24"/>
          <w:lang w:val="en-GB"/>
        </w:rPr>
        <w:t>Delphinus delphis</w:t>
      </w:r>
      <w:r w:rsidR="001E365A" w:rsidRPr="001E365A">
        <w:rPr>
          <w:rFonts w:ascii="Arial" w:hAnsi="Arial" w:cs="Arial"/>
          <w:sz w:val="24"/>
          <w:szCs w:val="24"/>
          <w:lang w:val="en-GB"/>
        </w:rPr>
        <w:t>), pantropical spotted dolphin (</w:t>
      </w:r>
      <w:r w:rsidR="001E365A" w:rsidRPr="001E365A">
        <w:rPr>
          <w:rFonts w:ascii="Arial" w:hAnsi="Arial" w:cs="Arial"/>
          <w:i/>
          <w:iCs/>
          <w:sz w:val="24"/>
          <w:szCs w:val="24"/>
          <w:lang w:val="en-GB"/>
        </w:rPr>
        <w:t>Stenella attenuata</w:t>
      </w:r>
      <w:r w:rsidR="001E365A" w:rsidRPr="001E365A">
        <w:rPr>
          <w:rFonts w:ascii="Arial" w:hAnsi="Arial" w:cs="Arial"/>
          <w:sz w:val="24"/>
          <w:szCs w:val="24"/>
          <w:lang w:val="en-GB"/>
        </w:rPr>
        <w:t>), rough-toothed dolphin (</w:t>
      </w:r>
      <w:r w:rsidR="001E365A" w:rsidRPr="001E365A">
        <w:rPr>
          <w:rFonts w:ascii="Arial" w:hAnsi="Arial" w:cs="Arial"/>
          <w:i/>
          <w:iCs/>
          <w:sz w:val="24"/>
          <w:szCs w:val="24"/>
          <w:lang w:val="en-GB"/>
        </w:rPr>
        <w:t>Steno bredanensis</w:t>
      </w:r>
      <w:r w:rsidR="001E365A" w:rsidRPr="001E365A">
        <w:rPr>
          <w:rFonts w:ascii="Arial" w:hAnsi="Arial" w:cs="Arial"/>
          <w:sz w:val="24"/>
          <w:szCs w:val="24"/>
          <w:lang w:val="en-GB"/>
        </w:rPr>
        <w:t xml:space="preserve">), </w:t>
      </w:r>
      <w:r w:rsidR="00732167">
        <w:rPr>
          <w:rFonts w:ascii="Arial" w:hAnsi="Arial" w:cs="Arial"/>
          <w:sz w:val="24"/>
          <w:szCs w:val="24"/>
          <w:lang w:val="en-GB"/>
        </w:rPr>
        <w:t>c</w:t>
      </w:r>
      <w:r w:rsidR="001E365A" w:rsidRPr="001E365A">
        <w:rPr>
          <w:rFonts w:ascii="Arial" w:hAnsi="Arial" w:cs="Arial"/>
          <w:sz w:val="24"/>
          <w:szCs w:val="24"/>
          <w:lang w:val="en-GB"/>
        </w:rPr>
        <w:t>lymene dolphin (</w:t>
      </w:r>
      <w:r w:rsidR="001E365A" w:rsidRPr="001E365A">
        <w:rPr>
          <w:rFonts w:ascii="Arial" w:hAnsi="Arial" w:cs="Arial"/>
          <w:i/>
          <w:iCs/>
          <w:sz w:val="24"/>
          <w:szCs w:val="24"/>
          <w:lang w:val="en-GB"/>
        </w:rPr>
        <w:t>Stenella clymene</w:t>
      </w:r>
      <w:r w:rsidR="001E365A" w:rsidRPr="001E365A">
        <w:rPr>
          <w:rFonts w:ascii="Arial" w:hAnsi="Arial" w:cs="Arial"/>
          <w:sz w:val="24"/>
          <w:szCs w:val="24"/>
          <w:lang w:val="en-GB"/>
        </w:rPr>
        <w:t>), Atlantic spotted dolphin (</w:t>
      </w:r>
      <w:r w:rsidR="001E365A" w:rsidRPr="001E365A">
        <w:rPr>
          <w:rFonts w:ascii="Arial" w:hAnsi="Arial" w:cs="Arial"/>
          <w:i/>
          <w:iCs/>
          <w:sz w:val="24"/>
          <w:szCs w:val="24"/>
          <w:lang w:val="en-GB"/>
        </w:rPr>
        <w:t>Stenella frontalis</w:t>
      </w:r>
      <w:r w:rsidR="001E365A" w:rsidRPr="001E365A">
        <w:rPr>
          <w:rFonts w:ascii="Arial" w:hAnsi="Arial" w:cs="Arial"/>
          <w:sz w:val="24"/>
          <w:szCs w:val="24"/>
          <w:lang w:val="en-GB"/>
        </w:rPr>
        <w:t>), spinner dolphin (</w:t>
      </w:r>
      <w:r w:rsidR="001E365A" w:rsidRPr="001E365A">
        <w:rPr>
          <w:rFonts w:ascii="Arial" w:hAnsi="Arial" w:cs="Arial"/>
          <w:i/>
          <w:iCs/>
          <w:sz w:val="24"/>
          <w:szCs w:val="24"/>
          <w:lang w:val="en-GB"/>
        </w:rPr>
        <w:t>Stenella longirostris</w:t>
      </w:r>
      <w:r w:rsidR="001E365A" w:rsidRPr="001E365A">
        <w:rPr>
          <w:rFonts w:ascii="Arial" w:hAnsi="Arial" w:cs="Arial"/>
          <w:sz w:val="24"/>
          <w:szCs w:val="24"/>
          <w:lang w:val="en-GB"/>
        </w:rPr>
        <w:t>) and bottlenose dolphin (</w:t>
      </w:r>
      <w:r w:rsidR="001E365A" w:rsidRPr="001E365A">
        <w:rPr>
          <w:rFonts w:ascii="Arial" w:hAnsi="Arial" w:cs="Arial"/>
          <w:i/>
          <w:iCs/>
          <w:sz w:val="24"/>
          <w:szCs w:val="24"/>
          <w:lang w:val="en-GB"/>
        </w:rPr>
        <w:t>Tursiops truncatus</w:t>
      </w:r>
      <w:r w:rsidR="001E365A" w:rsidRPr="001E365A">
        <w:rPr>
          <w:rFonts w:ascii="Arial" w:hAnsi="Arial" w:cs="Arial"/>
          <w:sz w:val="24"/>
          <w:szCs w:val="24"/>
          <w:lang w:val="en-GB"/>
        </w:rPr>
        <w:t>).</w:t>
      </w:r>
      <w:r w:rsidR="00732167" w:rsidRPr="00732167">
        <w:rPr>
          <w:lang w:val="en-GB"/>
        </w:rPr>
        <w:t xml:space="preserve"> </w:t>
      </w:r>
      <w:r w:rsidR="00732167" w:rsidRPr="00732167">
        <w:rPr>
          <w:rFonts w:ascii="Arial" w:hAnsi="Arial" w:cs="Arial"/>
          <w:sz w:val="24"/>
          <w:szCs w:val="24"/>
          <w:lang w:val="en-GB"/>
        </w:rPr>
        <w:t>In total, 204 acoustic events and 4,622 whistles were used to train and evaluate the classification models</w:t>
      </w:r>
      <w:r w:rsidR="00732167">
        <w:rPr>
          <w:rFonts w:ascii="Arial" w:hAnsi="Arial" w:cs="Arial"/>
          <w:sz w:val="24"/>
          <w:szCs w:val="24"/>
          <w:lang w:val="en-GB"/>
        </w:rPr>
        <w:t xml:space="preserve"> (</w:t>
      </w:r>
      <w:r w:rsidR="00732167" w:rsidRPr="00732167">
        <w:rPr>
          <w:rFonts w:ascii="Arial" w:hAnsi="Arial" w:cs="Arial"/>
          <w:b/>
          <w:bCs/>
          <w:sz w:val="24"/>
          <w:szCs w:val="24"/>
          <w:lang w:val="en-GB"/>
        </w:rPr>
        <w:t>Table 1</w:t>
      </w:r>
      <w:r w:rsidR="00732167">
        <w:rPr>
          <w:rFonts w:ascii="Arial" w:hAnsi="Arial" w:cs="Arial"/>
          <w:sz w:val="24"/>
          <w:szCs w:val="24"/>
          <w:lang w:val="en-GB"/>
        </w:rPr>
        <w:t>)</w:t>
      </w:r>
      <w:r w:rsidR="00732167" w:rsidRPr="00732167">
        <w:rPr>
          <w:rFonts w:ascii="Arial" w:hAnsi="Arial" w:cs="Arial"/>
          <w:sz w:val="24"/>
          <w:szCs w:val="24"/>
          <w:lang w:val="en-GB"/>
        </w:rPr>
        <w:t>.</w:t>
      </w:r>
      <w:r w:rsidR="00732167" w:rsidRPr="001E365A">
        <w:rPr>
          <w:rFonts w:ascii="Arial" w:hAnsi="Arial" w:cs="Arial"/>
          <w:sz w:val="24"/>
          <w:szCs w:val="24"/>
          <w:lang w:val="en-GB"/>
        </w:rPr>
        <w:t xml:space="preserve"> The dataset also included nine acoustic events recorded near the northern boundary of the defined study area (between 23°S and 22°S), comprising seven events for </w:t>
      </w:r>
      <w:r w:rsidR="00732167" w:rsidRPr="001E365A">
        <w:rPr>
          <w:rFonts w:ascii="Arial" w:hAnsi="Arial" w:cs="Arial"/>
          <w:i/>
          <w:iCs/>
          <w:sz w:val="24"/>
          <w:szCs w:val="24"/>
          <w:lang w:val="en-GB"/>
        </w:rPr>
        <w:t>Stenella attenuata</w:t>
      </w:r>
      <w:r w:rsidR="00732167" w:rsidRPr="001E365A">
        <w:rPr>
          <w:rFonts w:ascii="Arial" w:hAnsi="Arial" w:cs="Arial"/>
          <w:sz w:val="24"/>
          <w:szCs w:val="24"/>
          <w:lang w:val="en-GB"/>
        </w:rPr>
        <w:t xml:space="preserve"> and one event each for </w:t>
      </w:r>
      <w:r w:rsidR="00732167" w:rsidRPr="001E365A">
        <w:rPr>
          <w:rFonts w:ascii="Arial" w:hAnsi="Arial" w:cs="Arial"/>
          <w:i/>
          <w:iCs/>
          <w:sz w:val="24"/>
          <w:szCs w:val="24"/>
          <w:lang w:val="en-GB"/>
        </w:rPr>
        <w:t>Tursiops truncatus</w:t>
      </w:r>
      <w:r w:rsidR="00732167" w:rsidRPr="001E365A">
        <w:rPr>
          <w:rFonts w:ascii="Arial" w:hAnsi="Arial" w:cs="Arial"/>
          <w:sz w:val="24"/>
          <w:szCs w:val="24"/>
          <w:lang w:val="en-GB"/>
        </w:rPr>
        <w:t xml:space="preserve"> and </w:t>
      </w:r>
      <w:r w:rsidR="00732167" w:rsidRPr="001E365A">
        <w:rPr>
          <w:rFonts w:ascii="Arial" w:hAnsi="Arial" w:cs="Arial"/>
          <w:i/>
          <w:iCs/>
          <w:sz w:val="24"/>
          <w:szCs w:val="24"/>
          <w:lang w:val="en-GB"/>
        </w:rPr>
        <w:lastRenderedPageBreak/>
        <w:t>Stenella longirostris</w:t>
      </w:r>
      <w:r w:rsidR="00732167" w:rsidRPr="001E365A">
        <w:rPr>
          <w:rFonts w:ascii="Arial" w:hAnsi="Arial" w:cs="Arial"/>
          <w:sz w:val="24"/>
          <w:szCs w:val="24"/>
          <w:lang w:val="en-GB"/>
        </w:rPr>
        <w:t>.</w:t>
      </w:r>
      <w:r w:rsidR="00DC7660" w:rsidRPr="00DC7660">
        <w:rPr>
          <w:rFonts w:ascii="Arial" w:hAnsi="Arial" w:cs="Arial"/>
          <w:sz w:val="24"/>
          <w:szCs w:val="24"/>
          <w:lang w:val="en-GB"/>
        </w:rPr>
        <w:t xml:space="preserve"> </w:t>
      </w:r>
      <w:r w:rsidR="008B2790" w:rsidRPr="004F092D">
        <w:rPr>
          <w:rFonts w:ascii="Arial" w:hAnsi="Arial" w:cs="Arial"/>
          <w:b/>
          <w:bCs/>
          <w:sz w:val="24"/>
          <w:szCs w:val="24"/>
          <w:highlight w:val="yellow"/>
          <w:lang w:val="en-GB"/>
        </w:rPr>
        <w:t>Figure 1</w:t>
      </w:r>
      <w:r w:rsidR="008B2790" w:rsidRPr="004F092D">
        <w:rPr>
          <w:rFonts w:ascii="Arial" w:hAnsi="Arial" w:cs="Arial"/>
          <w:sz w:val="24"/>
          <w:szCs w:val="24"/>
          <w:highlight w:val="yellow"/>
          <w:lang w:val="en-GB"/>
        </w:rPr>
        <w:t xml:space="preserve"> shows the spatial distribution of acoustic events for all species</w:t>
      </w:r>
      <w:r w:rsidR="008B2790" w:rsidRPr="008B2790">
        <w:rPr>
          <w:rFonts w:ascii="Arial" w:hAnsi="Arial" w:cs="Arial"/>
          <w:sz w:val="24"/>
          <w:szCs w:val="24"/>
          <w:lang w:val="en-GB"/>
        </w:rPr>
        <w:t>.</w:t>
      </w:r>
      <w:r w:rsidR="00FF75E5">
        <w:rPr>
          <w:rFonts w:ascii="Arial" w:hAnsi="Arial" w:cs="Arial"/>
          <w:sz w:val="24"/>
          <w:szCs w:val="24"/>
          <w:lang w:val="en-GB"/>
        </w:rPr>
        <w:t xml:space="preserve"> </w:t>
      </w:r>
      <w:r w:rsidR="00DC7660" w:rsidRPr="00F15423">
        <w:rPr>
          <w:rFonts w:ascii="Arial" w:hAnsi="Arial" w:cs="Arial"/>
          <w:sz w:val="24"/>
          <w:szCs w:val="24"/>
          <w:lang w:val="en-GB"/>
        </w:rPr>
        <w:t xml:space="preserve">Summary statistics of the main acoustic parameters derived from the whistles are provided in the </w:t>
      </w:r>
      <w:r w:rsidR="00DC7660" w:rsidRPr="00B14B93">
        <w:rPr>
          <w:rFonts w:ascii="Arial" w:hAnsi="Arial" w:cs="Arial"/>
          <w:sz w:val="24"/>
          <w:szCs w:val="24"/>
          <w:highlight w:val="yellow"/>
          <w:lang w:val="en-GB"/>
        </w:rPr>
        <w:t>Supplementary Material</w:t>
      </w:r>
      <w:r w:rsidR="003F088E">
        <w:rPr>
          <w:rFonts w:ascii="Arial" w:hAnsi="Arial" w:cs="Arial"/>
          <w:sz w:val="24"/>
          <w:szCs w:val="24"/>
          <w:lang w:val="en-GB"/>
        </w:rPr>
        <w:t xml:space="preserve"> (</w:t>
      </w:r>
      <w:r w:rsidR="003F088E" w:rsidRPr="004F092D">
        <w:rPr>
          <w:rFonts w:ascii="Arial" w:hAnsi="Arial" w:cs="Arial"/>
          <w:sz w:val="24"/>
          <w:szCs w:val="24"/>
          <w:highlight w:val="yellow"/>
          <w:lang w:val="en-GB"/>
        </w:rPr>
        <w:t>Table S3</w:t>
      </w:r>
      <w:r w:rsidR="003F088E">
        <w:rPr>
          <w:rFonts w:ascii="Arial" w:hAnsi="Arial" w:cs="Arial"/>
          <w:sz w:val="24"/>
          <w:szCs w:val="24"/>
          <w:lang w:val="en-GB"/>
        </w:rPr>
        <w:t>)</w:t>
      </w:r>
      <w:r w:rsidR="00DC7660" w:rsidRPr="00F15423">
        <w:rPr>
          <w:rFonts w:ascii="Arial" w:hAnsi="Arial" w:cs="Arial"/>
          <w:sz w:val="24"/>
          <w:szCs w:val="24"/>
          <w:lang w:val="en-GB"/>
        </w:rPr>
        <w:t>.</w:t>
      </w:r>
      <w:r w:rsidR="00DC7660">
        <w:rPr>
          <w:rFonts w:ascii="Arial" w:hAnsi="Arial" w:cs="Arial"/>
          <w:sz w:val="24"/>
          <w:szCs w:val="24"/>
          <w:lang w:val="en-GB"/>
        </w:rPr>
        <w:t xml:space="preserve"> </w:t>
      </w:r>
      <w:r w:rsidR="00DC7660" w:rsidRPr="00DC7660">
        <w:rPr>
          <w:rFonts w:ascii="Arial" w:hAnsi="Arial" w:cs="Arial"/>
          <w:sz w:val="24"/>
          <w:szCs w:val="24"/>
          <w:lang w:val="en-GB"/>
        </w:rPr>
        <w:t xml:space="preserve">Species representation was uneven, with </w:t>
      </w:r>
      <w:r w:rsidR="00DC7660" w:rsidRPr="00DC7660">
        <w:rPr>
          <w:rFonts w:ascii="Arial" w:hAnsi="Arial" w:cs="Arial"/>
          <w:i/>
          <w:iCs/>
          <w:sz w:val="24"/>
          <w:szCs w:val="24"/>
          <w:lang w:val="en-GB"/>
        </w:rPr>
        <w:t>S. frontalis</w:t>
      </w:r>
      <w:r w:rsidR="00DC7660" w:rsidRPr="00DC7660">
        <w:rPr>
          <w:rFonts w:ascii="Arial" w:hAnsi="Arial" w:cs="Arial"/>
          <w:sz w:val="24"/>
          <w:szCs w:val="24"/>
          <w:lang w:val="en-GB"/>
        </w:rPr>
        <w:t xml:space="preserve"> comprising 47% of events and </w:t>
      </w:r>
      <w:r w:rsidR="00DC7660" w:rsidRPr="00DC7660">
        <w:rPr>
          <w:rFonts w:ascii="Arial" w:hAnsi="Arial" w:cs="Arial"/>
          <w:i/>
          <w:iCs/>
          <w:sz w:val="24"/>
          <w:szCs w:val="24"/>
          <w:lang w:val="en-GB"/>
        </w:rPr>
        <w:t>S. bredanensis</w:t>
      </w:r>
      <w:r w:rsidR="00DC7660" w:rsidRPr="00DC7660">
        <w:rPr>
          <w:rFonts w:ascii="Arial" w:hAnsi="Arial" w:cs="Arial"/>
          <w:sz w:val="24"/>
          <w:szCs w:val="24"/>
          <w:lang w:val="en-GB"/>
        </w:rPr>
        <w:t xml:space="preserve"> only 3%. To mitigate this imbalance, the training dataset was subsampled to include 973 whistles, equally distributed across </w:t>
      </w:r>
      <w:r w:rsidR="00DC7660">
        <w:rPr>
          <w:rFonts w:ascii="Arial" w:hAnsi="Arial" w:cs="Arial"/>
          <w:sz w:val="24"/>
          <w:szCs w:val="24"/>
          <w:lang w:val="en-GB"/>
        </w:rPr>
        <w:t xml:space="preserve">the seven </w:t>
      </w:r>
      <w:r w:rsidR="00DC7660" w:rsidRPr="00DC7660">
        <w:rPr>
          <w:rFonts w:ascii="Arial" w:hAnsi="Arial" w:cs="Arial"/>
          <w:sz w:val="24"/>
          <w:szCs w:val="24"/>
          <w:lang w:val="en-GB"/>
        </w:rPr>
        <w:t>species.</w:t>
      </w:r>
      <w:r w:rsidR="00DC7660">
        <w:rPr>
          <w:rFonts w:ascii="Arial" w:hAnsi="Arial" w:cs="Arial"/>
          <w:sz w:val="24"/>
          <w:szCs w:val="24"/>
          <w:lang w:val="en-GB"/>
        </w:rPr>
        <w:t xml:space="preserve"> </w:t>
      </w:r>
      <w:r w:rsidR="00FF15F3">
        <w:rPr>
          <w:rFonts w:ascii="Arial" w:hAnsi="Arial" w:cs="Arial"/>
          <w:sz w:val="24"/>
          <w:szCs w:val="24"/>
          <w:lang w:val="en-GB"/>
        </w:rPr>
        <w:t>However,</w:t>
      </w:r>
      <w:r w:rsidR="00FF15F3" w:rsidRPr="00216588">
        <w:rPr>
          <w:rFonts w:ascii="Arial" w:hAnsi="Arial" w:cs="Arial"/>
          <w:sz w:val="24"/>
          <w:szCs w:val="24"/>
          <w:lang w:val="en-GB"/>
        </w:rPr>
        <w:t xml:space="preserve"> </w:t>
      </w:r>
      <w:r w:rsidR="00216588" w:rsidRPr="00216588">
        <w:rPr>
          <w:rFonts w:ascii="Arial" w:hAnsi="Arial" w:cs="Arial"/>
          <w:sz w:val="24"/>
          <w:szCs w:val="24"/>
          <w:lang w:val="en-GB"/>
        </w:rPr>
        <w:t xml:space="preserve">all </w:t>
      </w:r>
      <w:r w:rsidR="00B14B93">
        <w:rPr>
          <w:rFonts w:ascii="Arial" w:hAnsi="Arial" w:cs="Arial"/>
          <w:sz w:val="24"/>
          <w:szCs w:val="24"/>
          <w:lang w:val="en-GB"/>
        </w:rPr>
        <w:t xml:space="preserve">whistle </w:t>
      </w:r>
      <w:r w:rsidR="00216588" w:rsidRPr="00216588">
        <w:rPr>
          <w:rFonts w:ascii="Arial" w:hAnsi="Arial" w:cs="Arial"/>
          <w:sz w:val="24"/>
          <w:szCs w:val="24"/>
          <w:lang w:val="en-GB"/>
        </w:rPr>
        <w:t xml:space="preserve">samples and </w:t>
      </w:r>
      <w:r w:rsidR="00B14B93">
        <w:rPr>
          <w:rFonts w:ascii="Arial" w:hAnsi="Arial" w:cs="Arial"/>
          <w:sz w:val="24"/>
          <w:szCs w:val="24"/>
          <w:lang w:val="en-GB"/>
        </w:rPr>
        <w:t xml:space="preserve">acoustic </w:t>
      </w:r>
      <w:r w:rsidR="00216588" w:rsidRPr="00216588">
        <w:rPr>
          <w:rFonts w:ascii="Arial" w:hAnsi="Arial" w:cs="Arial"/>
          <w:sz w:val="24"/>
          <w:szCs w:val="24"/>
          <w:lang w:val="en-GB"/>
        </w:rPr>
        <w:t>events were alternated between training and testing across different model iterations</w:t>
      </w:r>
      <w:r w:rsidR="00DC7660">
        <w:rPr>
          <w:rFonts w:ascii="Arial" w:hAnsi="Arial" w:cs="Arial"/>
          <w:sz w:val="24"/>
          <w:szCs w:val="24"/>
          <w:lang w:val="en-GB"/>
        </w:rPr>
        <w:t xml:space="preserve"> and</w:t>
      </w:r>
      <w:r w:rsidR="00216588" w:rsidRPr="00216588">
        <w:rPr>
          <w:rFonts w:ascii="Arial" w:hAnsi="Arial" w:cs="Arial"/>
          <w:sz w:val="24"/>
          <w:szCs w:val="24"/>
          <w:lang w:val="en-GB"/>
        </w:rPr>
        <w:t xml:space="preserve"> the inherent species imbalance was retained in the full testing dataset.</w:t>
      </w:r>
    </w:p>
    <w:p w14:paraId="7437CC37" w14:textId="48578B39" w:rsidR="00B76879" w:rsidRDefault="009206BF" w:rsidP="004331A6">
      <w:pPr>
        <w:spacing w:line="360" w:lineRule="auto"/>
        <w:jc w:val="both"/>
        <w:rPr>
          <w:rFonts w:ascii="Arial" w:hAnsi="Arial" w:cs="Arial"/>
          <w:sz w:val="24"/>
          <w:szCs w:val="24"/>
          <w:lang w:val="en-GB"/>
        </w:rPr>
      </w:pPr>
      <w:r>
        <w:rPr>
          <w:rFonts w:ascii="Arial" w:hAnsi="Arial" w:cs="Arial"/>
          <w:sz w:val="24"/>
          <w:szCs w:val="24"/>
          <w:lang w:val="en-GB"/>
        </w:rPr>
        <w:tab/>
      </w:r>
      <w:r w:rsidR="00B76879" w:rsidRPr="00B76879">
        <w:rPr>
          <w:rFonts w:ascii="Arial" w:hAnsi="Arial" w:cs="Arial"/>
          <w:sz w:val="24"/>
          <w:szCs w:val="24"/>
          <w:lang w:val="en-GB"/>
        </w:rPr>
        <w:t xml:space="preserve">Two cross-validation strategies were employed: KFold (5-fold stratified cross-validation without </w:t>
      </w:r>
      <w:r w:rsidR="00916041">
        <w:rPr>
          <w:rFonts w:ascii="Arial" w:hAnsi="Arial" w:cs="Arial"/>
          <w:sz w:val="24"/>
          <w:szCs w:val="24"/>
          <w:lang w:val="en-GB"/>
        </w:rPr>
        <w:t>acoustic event</w:t>
      </w:r>
      <w:r w:rsidR="00916041" w:rsidRPr="00B76879">
        <w:rPr>
          <w:rFonts w:ascii="Arial" w:hAnsi="Arial" w:cs="Arial"/>
          <w:sz w:val="24"/>
          <w:szCs w:val="24"/>
          <w:lang w:val="en-GB"/>
        </w:rPr>
        <w:t xml:space="preserve"> </w:t>
      </w:r>
      <w:r w:rsidR="00B76879" w:rsidRPr="00B76879">
        <w:rPr>
          <w:rFonts w:ascii="Arial" w:hAnsi="Arial" w:cs="Arial"/>
          <w:sz w:val="24"/>
          <w:szCs w:val="24"/>
          <w:lang w:val="en-GB"/>
        </w:rPr>
        <w:t xml:space="preserve">preservation) and LOGO (Leave-One-Group-Out cross-validation), which respects </w:t>
      </w:r>
      <w:r w:rsidR="00B14B93">
        <w:rPr>
          <w:rFonts w:ascii="Arial" w:hAnsi="Arial" w:cs="Arial"/>
          <w:sz w:val="24"/>
          <w:szCs w:val="24"/>
          <w:lang w:val="en-GB"/>
        </w:rPr>
        <w:t>event</w:t>
      </w:r>
      <w:r w:rsidR="00B14B93" w:rsidRPr="00B76879">
        <w:rPr>
          <w:rFonts w:ascii="Arial" w:hAnsi="Arial" w:cs="Arial"/>
          <w:sz w:val="24"/>
          <w:szCs w:val="24"/>
          <w:lang w:val="en-GB"/>
        </w:rPr>
        <w:t xml:space="preserve"> </w:t>
      </w:r>
      <w:r w:rsidR="00B76879" w:rsidRPr="00B76879">
        <w:rPr>
          <w:rFonts w:ascii="Arial" w:hAnsi="Arial" w:cs="Arial"/>
          <w:sz w:val="24"/>
          <w:szCs w:val="24"/>
          <w:lang w:val="en-GB"/>
        </w:rPr>
        <w:t xml:space="preserve">independence by withholding entire acoustic events during training. Each classifier type was trained five times with different random states and hyperparameter optimization. Their outputs were used to train a meta-classifier. </w:t>
      </w:r>
      <w:r w:rsidRPr="009206BF">
        <w:rPr>
          <w:rFonts w:ascii="Arial" w:hAnsi="Arial" w:cs="Arial"/>
          <w:sz w:val="24"/>
          <w:szCs w:val="24"/>
          <w:lang w:val="en-GB"/>
        </w:rPr>
        <w:t xml:space="preserve">Summary results for all classifiers, including species-specific and overall performance metrics, are presented in </w:t>
      </w:r>
      <w:r w:rsidRPr="00DC7660">
        <w:rPr>
          <w:rFonts w:ascii="Arial" w:hAnsi="Arial" w:cs="Arial"/>
          <w:b/>
          <w:bCs/>
          <w:sz w:val="24"/>
          <w:szCs w:val="24"/>
          <w:lang w:val="en-GB"/>
        </w:rPr>
        <w:t xml:space="preserve">Table </w:t>
      </w:r>
      <w:r w:rsidR="00DC7660" w:rsidRPr="00DC7660">
        <w:rPr>
          <w:rFonts w:ascii="Arial" w:hAnsi="Arial" w:cs="Arial"/>
          <w:b/>
          <w:bCs/>
          <w:sz w:val="24"/>
          <w:szCs w:val="24"/>
          <w:lang w:val="en-GB"/>
        </w:rPr>
        <w:t>1</w:t>
      </w:r>
      <w:r w:rsidRPr="009206BF">
        <w:rPr>
          <w:rFonts w:ascii="Arial" w:hAnsi="Arial" w:cs="Arial"/>
          <w:sz w:val="24"/>
          <w:szCs w:val="24"/>
          <w:lang w:val="en-GB"/>
        </w:rPr>
        <w:t>.</w:t>
      </w:r>
      <w:bookmarkStart w:id="18" w:name="_Hlk198210389"/>
    </w:p>
    <w:p w14:paraId="45E9ACCE" w14:textId="77777777" w:rsidR="00E457A8" w:rsidRDefault="00E457A8" w:rsidP="004331A6">
      <w:pPr>
        <w:spacing w:line="360" w:lineRule="auto"/>
        <w:jc w:val="both"/>
        <w:rPr>
          <w:rFonts w:ascii="Arial" w:hAnsi="Arial" w:cs="Arial"/>
          <w:sz w:val="24"/>
          <w:szCs w:val="24"/>
          <w:lang w:val="en-GB"/>
        </w:rPr>
      </w:pPr>
    </w:p>
    <w:p w14:paraId="0FF04E88" w14:textId="77777777" w:rsidR="00734B3A" w:rsidRDefault="00734B3A" w:rsidP="004331A6">
      <w:pPr>
        <w:spacing w:line="360" w:lineRule="auto"/>
        <w:jc w:val="both"/>
        <w:rPr>
          <w:rFonts w:ascii="Arial" w:hAnsi="Arial" w:cs="Arial"/>
          <w:sz w:val="24"/>
          <w:szCs w:val="24"/>
          <w:lang w:val="en-GB"/>
        </w:rPr>
      </w:pPr>
    </w:p>
    <w:p w14:paraId="30585356" w14:textId="77777777" w:rsidR="008B19C7" w:rsidRDefault="008B19C7" w:rsidP="004331A6">
      <w:pPr>
        <w:spacing w:line="360" w:lineRule="auto"/>
        <w:jc w:val="both"/>
        <w:rPr>
          <w:rFonts w:ascii="Arial" w:hAnsi="Arial" w:cs="Arial"/>
          <w:sz w:val="24"/>
          <w:szCs w:val="24"/>
          <w:lang w:val="en-GB"/>
        </w:rPr>
      </w:pPr>
    </w:p>
    <w:p w14:paraId="077B3C93" w14:textId="77777777" w:rsidR="008B19C7" w:rsidRDefault="008B19C7" w:rsidP="004331A6">
      <w:pPr>
        <w:spacing w:line="360" w:lineRule="auto"/>
        <w:jc w:val="both"/>
        <w:rPr>
          <w:rFonts w:ascii="Arial" w:hAnsi="Arial" w:cs="Arial"/>
          <w:sz w:val="24"/>
          <w:szCs w:val="24"/>
          <w:lang w:val="en-GB"/>
        </w:rPr>
      </w:pPr>
    </w:p>
    <w:p w14:paraId="263F6F19" w14:textId="77777777" w:rsidR="00143952" w:rsidRDefault="00143952" w:rsidP="004331A6">
      <w:pPr>
        <w:spacing w:line="360" w:lineRule="auto"/>
        <w:jc w:val="both"/>
        <w:rPr>
          <w:rFonts w:ascii="Arial" w:hAnsi="Arial" w:cs="Arial"/>
          <w:sz w:val="24"/>
          <w:szCs w:val="24"/>
          <w:lang w:val="en-GB"/>
        </w:rPr>
      </w:pPr>
    </w:p>
    <w:p w14:paraId="4119908E" w14:textId="77777777" w:rsidR="00143952" w:rsidRDefault="00143952" w:rsidP="004331A6">
      <w:pPr>
        <w:spacing w:line="360" w:lineRule="auto"/>
        <w:jc w:val="both"/>
        <w:rPr>
          <w:rFonts w:ascii="Arial" w:hAnsi="Arial" w:cs="Arial"/>
          <w:sz w:val="24"/>
          <w:szCs w:val="24"/>
          <w:lang w:val="en-GB"/>
        </w:rPr>
      </w:pPr>
    </w:p>
    <w:p w14:paraId="43A3A122" w14:textId="77777777" w:rsidR="00143952" w:rsidRDefault="00143952" w:rsidP="004331A6">
      <w:pPr>
        <w:spacing w:line="360" w:lineRule="auto"/>
        <w:jc w:val="both"/>
        <w:rPr>
          <w:rFonts w:ascii="Arial" w:hAnsi="Arial" w:cs="Arial"/>
          <w:sz w:val="24"/>
          <w:szCs w:val="24"/>
          <w:lang w:val="en-GB"/>
        </w:rPr>
      </w:pPr>
    </w:p>
    <w:p w14:paraId="72B08DD1" w14:textId="77777777" w:rsidR="00143952" w:rsidRDefault="00143952" w:rsidP="004331A6">
      <w:pPr>
        <w:spacing w:line="360" w:lineRule="auto"/>
        <w:jc w:val="both"/>
        <w:rPr>
          <w:rFonts w:ascii="Arial" w:hAnsi="Arial" w:cs="Arial"/>
          <w:sz w:val="24"/>
          <w:szCs w:val="24"/>
          <w:lang w:val="en-GB"/>
        </w:rPr>
      </w:pPr>
    </w:p>
    <w:p w14:paraId="3773490F" w14:textId="77777777" w:rsidR="00143952" w:rsidRDefault="00143952" w:rsidP="004331A6">
      <w:pPr>
        <w:spacing w:line="360" w:lineRule="auto"/>
        <w:jc w:val="both"/>
        <w:rPr>
          <w:rFonts w:ascii="Arial" w:hAnsi="Arial" w:cs="Arial"/>
          <w:sz w:val="24"/>
          <w:szCs w:val="24"/>
          <w:lang w:val="en-GB"/>
        </w:rPr>
      </w:pPr>
    </w:p>
    <w:p w14:paraId="25769976" w14:textId="77777777" w:rsidR="00143952" w:rsidRDefault="00143952" w:rsidP="004331A6">
      <w:pPr>
        <w:spacing w:line="360" w:lineRule="auto"/>
        <w:jc w:val="both"/>
        <w:rPr>
          <w:rFonts w:ascii="Arial" w:hAnsi="Arial" w:cs="Arial"/>
          <w:sz w:val="24"/>
          <w:szCs w:val="24"/>
          <w:lang w:val="en-GB"/>
        </w:rPr>
      </w:pPr>
    </w:p>
    <w:p w14:paraId="27CD85DE" w14:textId="77777777" w:rsidR="00143952" w:rsidRDefault="00143952" w:rsidP="004331A6">
      <w:pPr>
        <w:spacing w:line="360" w:lineRule="auto"/>
        <w:jc w:val="both"/>
        <w:rPr>
          <w:rFonts w:ascii="Arial" w:hAnsi="Arial" w:cs="Arial"/>
          <w:sz w:val="24"/>
          <w:szCs w:val="24"/>
          <w:lang w:val="en-GB"/>
        </w:rPr>
      </w:pPr>
    </w:p>
    <w:p w14:paraId="259DA994" w14:textId="77777777" w:rsidR="00BA2368" w:rsidRDefault="00BA2368" w:rsidP="004331A6">
      <w:pPr>
        <w:spacing w:line="360" w:lineRule="auto"/>
        <w:jc w:val="both"/>
        <w:rPr>
          <w:rFonts w:ascii="Arial" w:hAnsi="Arial" w:cs="Arial"/>
          <w:sz w:val="24"/>
          <w:szCs w:val="24"/>
          <w:lang w:val="en-GB"/>
        </w:rPr>
      </w:pPr>
    </w:p>
    <w:p w14:paraId="1949D619" w14:textId="77777777" w:rsidR="00143952" w:rsidRDefault="00143952" w:rsidP="004331A6">
      <w:pPr>
        <w:spacing w:line="360" w:lineRule="auto"/>
        <w:jc w:val="both"/>
        <w:rPr>
          <w:rFonts w:ascii="Arial" w:hAnsi="Arial" w:cs="Arial"/>
          <w:sz w:val="24"/>
          <w:szCs w:val="24"/>
          <w:lang w:val="en-GB"/>
        </w:rPr>
      </w:pPr>
    </w:p>
    <w:p w14:paraId="256F79D5" w14:textId="6BED32FE" w:rsidR="00C3702A" w:rsidRPr="00C3702A" w:rsidRDefault="00C3702A" w:rsidP="00C3702A">
      <w:pPr>
        <w:spacing w:line="240" w:lineRule="auto"/>
        <w:jc w:val="both"/>
        <w:rPr>
          <w:rFonts w:ascii="Arial" w:hAnsi="Arial" w:cs="Arial"/>
          <w:b/>
          <w:bCs/>
          <w:sz w:val="20"/>
          <w:szCs w:val="20"/>
          <w:lang w:val="en-GB"/>
        </w:rPr>
      </w:pPr>
      <w:r w:rsidRPr="00C3702A">
        <w:rPr>
          <w:rFonts w:ascii="Arial" w:hAnsi="Arial" w:cs="Arial"/>
          <w:b/>
          <w:bCs/>
          <w:sz w:val="20"/>
          <w:szCs w:val="20"/>
          <w:lang w:val="en-GB"/>
        </w:rPr>
        <w:lastRenderedPageBreak/>
        <w:t xml:space="preserve">Table 1. </w:t>
      </w:r>
      <w:r w:rsidRPr="00C3702A">
        <w:rPr>
          <w:rFonts w:ascii="Arial" w:hAnsi="Arial" w:cs="Arial"/>
          <w:sz w:val="20"/>
          <w:szCs w:val="20"/>
          <w:lang w:val="en-GB"/>
        </w:rPr>
        <w:t>Performance metrics of the whistle classifier for seven delphinid species recorded in the Santos Basin. Reported metrics include precision, recall, F1-score, accuracy, global accuracy, balanced global accuracy, and weighted average F1-score. For each species, the total number of whistles (n) and the number of corresponding acoustic events (in parentheses) are indicated. Results are presented for three classification strategies: (1) K-fold cross-validation (k = 5), where whistles from the same group may appear in both training and test sets; (2) LOGO (Leave-One-Group-Out) cross-validation, with two approaches</w:t>
      </w:r>
      <w:r>
        <w:rPr>
          <w:rFonts w:ascii="Arial" w:hAnsi="Arial" w:cs="Arial"/>
          <w:sz w:val="20"/>
          <w:szCs w:val="20"/>
          <w:lang w:val="en-GB"/>
        </w:rPr>
        <w:t xml:space="preserve">: </w:t>
      </w:r>
      <w:r w:rsidRPr="00C3702A">
        <w:rPr>
          <w:rFonts w:ascii="Arial" w:hAnsi="Arial" w:cs="Arial"/>
          <w:sz w:val="20"/>
          <w:szCs w:val="20"/>
          <w:lang w:val="en-GB"/>
        </w:rPr>
        <w:t xml:space="preserve">LOGO ind, based on classification of individual whistles, and LOGO </w:t>
      </w:r>
      <w:r w:rsidR="00412343">
        <w:rPr>
          <w:rFonts w:ascii="Arial" w:hAnsi="Arial" w:cs="Arial"/>
          <w:sz w:val="20"/>
          <w:szCs w:val="20"/>
          <w:lang w:val="en-GB"/>
        </w:rPr>
        <w:t>event</w:t>
      </w:r>
      <w:r w:rsidRPr="00C3702A">
        <w:rPr>
          <w:rFonts w:ascii="Arial" w:hAnsi="Arial" w:cs="Arial"/>
          <w:sz w:val="20"/>
          <w:szCs w:val="20"/>
          <w:lang w:val="en-GB"/>
        </w:rPr>
        <w:t>, based on classification of entire acoustic events; and (3) LOGO meta, a meta-classifier combining the outputs of the base classifiers to enhance group-level classification. Each result represents the average of five runs using balanced training data and optimized hyperparameters.</w:t>
      </w:r>
    </w:p>
    <w:p w14:paraId="3BDD0477" w14:textId="77777777" w:rsidR="00D961A5" w:rsidRPr="00C3702A" w:rsidRDefault="00D961A5" w:rsidP="00D961A5">
      <w:pPr>
        <w:spacing w:line="240" w:lineRule="auto"/>
        <w:jc w:val="both"/>
        <w:rPr>
          <w:rFonts w:ascii="Arial" w:hAnsi="Arial" w:cs="Arial"/>
          <w:sz w:val="20"/>
          <w:szCs w:val="20"/>
          <w:lang w:val="en-GB"/>
        </w:rPr>
      </w:pPr>
    </w:p>
    <w:tbl>
      <w:tblPr>
        <w:tblW w:w="8557" w:type="dxa"/>
        <w:jc w:val="center"/>
        <w:tblLayout w:type="fixed"/>
        <w:tblCellMar>
          <w:left w:w="70" w:type="dxa"/>
          <w:right w:w="70" w:type="dxa"/>
        </w:tblCellMar>
        <w:tblLook w:val="04A0" w:firstRow="1" w:lastRow="0" w:firstColumn="1" w:lastColumn="0" w:noHBand="0" w:noVBand="1"/>
      </w:tblPr>
      <w:tblGrid>
        <w:gridCol w:w="2775"/>
        <w:gridCol w:w="1474"/>
        <w:gridCol w:w="1077"/>
        <w:gridCol w:w="1077"/>
        <w:gridCol w:w="1077"/>
        <w:gridCol w:w="1077"/>
      </w:tblGrid>
      <w:tr w:rsidR="00D961A5" w:rsidRPr="008C6C8A" w14:paraId="47301010" w14:textId="77777777" w:rsidTr="006A51C2">
        <w:trPr>
          <w:trHeight w:val="340"/>
          <w:jc w:val="center"/>
        </w:trPr>
        <w:tc>
          <w:tcPr>
            <w:tcW w:w="2775" w:type="dxa"/>
            <w:tcBorders>
              <w:top w:val="single" w:sz="4" w:space="0" w:color="auto"/>
              <w:left w:val="nil"/>
              <w:bottom w:val="single" w:sz="4" w:space="0" w:color="auto"/>
              <w:right w:val="nil"/>
            </w:tcBorders>
            <w:noWrap/>
            <w:vAlign w:val="center"/>
            <w:hideMark/>
          </w:tcPr>
          <w:p w14:paraId="290120AC" w14:textId="566E54A1" w:rsidR="00D961A5" w:rsidRPr="005F4B2A" w:rsidRDefault="005F4B2A" w:rsidP="006A51C2">
            <w:pPr>
              <w:spacing w:after="0" w:line="240" w:lineRule="auto"/>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Species</w:t>
            </w:r>
          </w:p>
        </w:tc>
        <w:tc>
          <w:tcPr>
            <w:tcW w:w="1474" w:type="dxa"/>
            <w:tcBorders>
              <w:top w:val="single" w:sz="4" w:space="0" w:color="auto"/>
              <w:left w:val="nil"/>
              <w:bottom w:val="single" w:sz="4" w:space="0" w:color="auto"/>
              <w:right w:val="nil"/>
            </w:tcBorders>
            <w:noWrap/>
            <w:vAlign w:val="center"/>
            <w:hideMark/>
          </w:tcPr>
          <w:p w14:paraId="2B4F3F5A" w14:textId="7947BA86" w:rsidR="00D961A5" w:rsidRPr="005F4B2A" w:rsidRDefault="005F4B2A"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Metrics</w:t>
            </w:r>
          </w:p>
        </w:tc>
        <w:tc>
          <w:tcPr>
            <w:tcW w:w="1077" w:type="dxa"/>
            <w:tcBorders>
              <w:top w:val="single" w:sz="4" w:space="0" w:color="auto"/>
              <w:left w:val="nil"/>
              <w:bottom w:val="single" w:sz="4" w:space="0" w:color="auto"/>
              <w:right w:val="nil"/>
            </w:tcBorders>
            <w:noWrap/>
            <w:vAlign w:val="center"/>
            <w:hideMark/>
          </w:tcPr>
          <w:p w14:paraId="1A3E2382" w14:textId="77777777"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KFOLD 5</w:t>
            </w:r>
          </w:p>
        </w:tc>
        <w:tc>
          <w:tcPr>
            <w:tcW w:w="1077" w:type="dxa"/>
            <w:tcBorders>
              <w:top w:val="single" w:sz="4" w:space="0" w:color="auto"/>
              <w:left w:val="nil"/>
              <w:bottom w:val="single" w:sz="4" w:space="0" w:color="auto"/>
              <w:right w:val="nil"/>
            </w:tcBorders>
            <w:noWrap/>
            <w:vAlign w:val="center"/>
            <w:hideMark/>
          </w:tcPr>
          <w:p w14:paraId="5CE4F476" w14:textId="77777777"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LOGO ind</w:t>
            </w:r>
          </w:p>
        </w:tc>
        <w:tc>
          <w:tcPr>
            <w:tcW w:w="1077" w:type="dxa"/>
            <w:tcBorders>
              <w:top w:val="single" w:sz="4" w:space="0" w:color="auto"/>
              <w:left w:val="nil"/>
              <w:bottom w:val="single" w:sz="4" w:space="0" w:color="auto"/>
              <w:right w:val="nil"/>
            </w:tcBorders>
            <w:noWrap/>
            <w:vAlign w:val="center"/>
            <w:hideMark/>
          </w:tcPr>
          <w:p w14:paraId="56834296" w14:textId="04B88213"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 xml:space="preserve">LOGO </w:t>
            </w:r>
            <w:r w:rsidR="00B14B93">
              <w:rPr>
                <w:rFonts w:ascii="Arial" w:eastAsia="Times New Roman" w:hAnsi="Arial" w:cs="Arial"/>
                <w:b/>
                <w:bCs/>
                <w:color w:val="000000"/>
                <w:sz w:val="20"/>
                <w:szCs w:val="20"/>
                <w:lang w:val="en-GB" w:eastAsia="pt-BR"/>
              </w:rPr>
              <w:t>Event</w:t>
            </w:r>
          </w:p>
        </w:tc>
        <w:tc>
          <w:tcPr>
            <w:tcW w:w="1077" w:type="dxa"/>
            <w:tcBorders>
              <w:top w:val="single" w:sz="4" w:space="0" w:color="auto"/>
              <w:left w:val="nil"/>
              <w:bottom w:val="single" w:sz="4" w:space="0" w:color="auto"/>
              <w:right w:val="nil"/>
            </w:tcBorders>
            <w:noWrap/>
            <w:vAlign w:val="center"/>
            <w:hideMark/>
          </w:tcPr>
          <w:p w14:paraId="049E47AB" w14:textId="77777777"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LOGO Meta</w:t>
            </w:r>
          </w:p>
        </w:tc>
      </w:tr>
      <w:tr w:rsidR="00D961A5" w:rsidRPr="008C6C8A" w14:paraId="5E082525" w14:textId="77777777" w:rsidTr="006A51C2">
        <w:trPr>
          <w:trHeight w:val="340"/>
          <w:jc w:val="center"/>
        </w:trPr>
        <w:tc>
          <w:tcPr>
            <w:tcW w:w="2775" w:type="dxa"/>
            <w:vMerge w:val="restart"/>
            <w:tcBorders>
              <w:top w:val="single" w:sz="4" w:space="0" w:color="auto"/>
              <w:left w:val="nil"/>
              <w:bottom w:val="nil"/>
              <w:right w:val="nil"/>
            </w:tcBorders>
            <w:noWrap/>
            <w:vAlign w:val="center"/>
            <w:hideMark/>
          </w:tcPr>
          <w:p w14:paraId="5E8ED91C" w14:textId="77777777" w:rsidR="00D961A5" w:rsidRPr="005F4B2A" w:rsidRDefault="00D961A5" w:rsidP="006A51C2">
            <w:pPr>
              <w:spacing w:after="0" w:line="240" w:lineRule="auto"/>
              <w:rPr>
                <w:rFonts w:ascii="Arial" w:eastAsia="Times New Roman" w:hAnsi="Arial" w:cs="Arial"/>
                <w:i/>
                <w:iCs/>
                <w:color w:val="000000"/>
                <w:sz w:val="20"/>
                <w:szCs w:val="20"/>
                <w:lang w:val="en-GB" w:eastAsia="pt-BR"/>
              </w:rPr>
            </w:pPr>
            <w:r w:rsidRPr="005F4B2A">
              <w:rPr>
                <w:rFonts w:ascii="Arial" w:eastAsia="Times New Roman" w:hAnsi="Arial" w:cs="Arial"/>
                <w:i/>
                <w:iCs/>
                <w:color w:val="000000"/>
                <w:sz w:val="20"/>
                <w:szCs w:val="20"/>
                <w:lang w:val="en-GB" w:eastAsia="pt-BR"/>
              </w:rPr>
              <w:t>Delphinus delphis</w:t>
            </w:r>
          </w:p>
          <w:p w14:paraId="19E4FE59" w14:textId="5475B282" w:rsidR="005F4B2A" w:rsidRPr="005F4B2A" w:rsidRDefault="00A357D5" w:rsidP="006A51C2">
            <w:pPr>
              <w:spacing w:after="0" w:line="240" w:lineRule="auto"/>
              <w:rPr>
                <w:rFonts w:ascii="Arial" w:eastAsia="Times New Roman" w:hAnsi="Arial" w:cs="Arial"/>
                <w:color w:val="000000"/>
                <w:sz w:val="20"/>
                <w:szCs w:val="20"/>
                <w:lang w:val="en-GB" w:eastAsia="pt-BR"/>
              </w:rPr>
            </w:pPr>
            <w:r>
              <w:rPr>
                <w:rFonts w:ascii="Arial" w:eastAsia="Times New Roman" w:hAnsi="Arial" w:cs="Arial"/>
                <w:color w:val="000000"/>
                <w:sz w:val="20"/>
                <w:szCs w:val="20"/>
                <w:lang w:val="en-GB" w:eastAsia="pt-BR"/>
              </w:rPr>
              <w:t>n</w:t>
            </w:r>
            <w:r w:rsidR="005F4B2A" w:rsidRPr="005F4B2A">
              <w:rPr>
                <w:rFonts w:ascii="Arial" w:eastAsia="Times New Roman" w:hAnsi="Arial" w:cs="Arial"/>
                <w:color w:val="000000"/>
                <w:sz w:val="20"/>
                <w:szCs w:val="20"/>
                <w:lang w:val="en-GB" w:eastAsia="pt-BR"/>
              </w:rPr>
              <w:t xml:space="preserve"> = 230 (8)</w:t>
            </w:r>
          </w:p>
        </w:tc>
        <w:tc>
          <w:tcPr>
            <w:tcW w:w="1474" w:type="dxa"/>
            <w:tcBorders>
              <w:top w:val="single" w:sz="4" w:space="0" w:color="auto"/>
              <w:left w:val="nil"/>
              <w:bottom w:val="nil"/>
              <w:right w:val="nil"/>
            </w:tcBorders>
            <w:noWrap/>
            <w:vAlign w:val="bottom"/>
            <w:hideMark/>
          </w:tcPr>
          <w:p w14:paraId="00FE4938" w14:textId="3B02FE53" w:rsidR="00D961A5" w:rsidRPr="005F4B2A" w:rsidRDefault="005F4B2A"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Precision</w:t>
            </w:r>
          </w:p>
        </w:tc>
        <w:tc>
          <w:tcPr>
            <w:tcW w:w="1077" w:type="dxa"/>
            <w:tcBorders>
              <w:top w:val="single" w:sz="4" w:space="0" w:color="auto"/>
              <w:left w:val="nil"/>
              <w:bottom w:val="nil"/>
              <w:right w:val="nil"/>
            </w:tcBorders>
            <w:noWrap/>
            <w:vAlign w:val="bottom"/>
            <w:hideMark/>
          </w:tcPr>
          <w:p w14:paraId="364B9541" w14:textId="1428DF77"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22</w:t>
            </w:r>
          </w:p>
        </w:tc>
        <w:tc>
          <w:tcPr>
            <w:tcW w:w="1077" w:type="dxa"/>
            <w:tcBorders>
              <w:top w:val="single" w:sz="4" w:space="0" w:color="auto"/>
              <w:left w:val="nil"/>
              <w:bottom w:val="nil"/>
              <w:right w:val="nil"/>
            </w:tcBorders>
            <w:noWrap/>
            <w:vAlign w:val="bottom"/>
            <w:hideMark/>
          </w:tcPr>
          <w:p w14:paraId="0CA9A307" w14:textId="605D0296"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17</w:t>
            </w:r>
          </w:p>
        </w:tc>
        <w:tc>
          <w:tcPr>
            <w:tcW w:w="1077" w:type="dxa"/>
            <w:tcBorders>
              <w:top w:val="single" w:sz="4" w:space="0" w:color="auto"/>
              <w:left w:val="nil"/>
              <w:bottom w:val="nil"/>
              <w:right w:val="nil"/>
            </w:tcBorders>
            <w:noWrap/>
            <w:vAlign w:val="bottom"/>
            <w:hideMark/>
          </w:tcPr>
          <w:p w14:paraId="62DFFC43" w14:textId="09C1C3B5"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55</w:t>
            </w:r>
          </w:p>
        </w:tc>
        <w:tc>
          <w:tcPr>
            <w:tcW w:w="1077" w:type="dxa"/>
            <w:tcBorders>
              <w:top w:val="single" w:sz="4" w:space="0" w:color="auto"/>
              <w:left w:val="nil"/>
              <w:bottom w:val="nil"/>
              <w:right w:val="nil"/>
            </w:tcBorders>
            <w:noWrap/>
            <w:vAlign w:val="bottom"/>
            <w:hideMark/>
          </w:tcPr>
          <w:p w14:paraId="45DD836F" w14:textId="13437EC4"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46</w:t>
            </w:r>
          </w:p>
        </w:tc>
      </w:tr>
      <w:tr w:rsidR="00D961A5" w:rsidRPr="008C6C8A" w14:paraId="42D6AAC4" w14:textId="77777777" w:rsidTr="006A51C2">
        <w:trPr>
          <w:trHeight w:val="340"/>
          <w:jc w:val="center"/>
        </w:trPr>
        <w:tc>
          <w:tcPr>
            <w:tcW w:w="2775" w:type="dxa"/>
            <w:vMerge/>
            <w:tcBorders>
              <w:top w:val="nil"/>
              <w:left w:val="nil"/>
              <w:bottom w:val="nil"/>
              <w:right w:val="nil"/>
            </w:tcBorders>
            <w:vAlign w:val="center"/>
            <w:hideMark/>
          </w:tcPr>
          <w:p w14:paraId="7985E4E3" w14:textId="77777777" w:rsidR="00D961A5" w:rsidRPr="005F4B2A" w:rsidRDefault="00D961A5" w:rsidP="006A51C2">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20AAE09D" w14:textId="09DEC926" w:rsidR="00D961A5" w:rsidRPr="005F4B2A" w:rsidRDefault="005F4B2A"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Recall</w:t>
            </w:r>
          </w:p>
        </w:tc>
        <w:tc>
          <w:tcPr>
            <w:tcW w:w="1077" w:type="dxa"/>
            <w:tcBorders>
              <w:top w:val="nil"/>
              <w:left w:val="nil"/>
              <w:bottom w:val="nil"/>
              <w:right w:val="nil"/>
            </w:tcBorders>
            <w:noWrap/>
            <w:vAlign w:val="bottom"/>
            <w:hideMark/>
          </w:tcPr>
          <w:p w14:paraId="56779C29" w14:textId="2FF107EF"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60</w:t>
            </w:r>
          </w:p>
        </w:tc>
        <w:tc>
          <w:tcPr>
            <w:tcW w:w="1077" w:type="dxa"/>
            <w:tcBorders>
              <w:top w:val="nil"/>
              <w:left w:val="nil"/>
              <w:bottom w:val="nil"/>
              <w:right w:val="nil"/>
            </w:tcBorders>
            <w:noWrap/>
            <w:vAlign w:val="bottom"/>
            <w:hideMark/>
          </w:tcPr>
          <w:p w14:paraId="45AEA26B" w14:textId="021827DA"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51</w:t>
            </w:r>
          </w:p>
        </w:tc>
        <w:tc>
          <w:tcPr>
            <w:tcW w:w="1077" w:type="dxa"/>
            <w:tcBorders>
              <w:top w:val="nil"/>
              <w:left w:val="nil"/>
              <w:bottom w:val="nil"/>
              <w:right w:val="nil"/>
            </w:tcBorders>
            <w:noWrap/>
            <w:vAlign w:val="bottom"/>
            <w:hideMark/>
          </w:tcPr>
          <w:p w14:paraId="5799AE53" w14:textId="47F8ACF0"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83</w:t>
            </w:r>
          </w:p>
        </w:tc>
        <w:tc>
          <w:tcPr>
            <w:tcW w:w="1077" w:type="dxa"/>
            <w:tcBorders>
              <w:top w:val="nil"/>
              <w:left w:val="nil"/>
              <w:bottom w:val="nil"/>
              <w:right w:val="nil"/>
            </w:tcBorders>
            <w:noWrap/>
            <w:vAlign w:val="bottom"/>
            <w:hideMark/>
          </w:tcPr>
          <w:p w14:paraId="3DC17C9F" w14:textId="264A6B64"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68</w:t>
            </w:r>
          </w:p>
        </w:tc>
      </w:tr>
      <w:tr w:rsidR="00D961A5" w:rsidRPr="008C6C8A" w14:paraId="01B42E45" w14:textId="77777777" w:rsidTr="006A51C2">
        <w:trPr>
          <w:trHeight w:val="340"/>
          <w:jc w:val="center"/>
        </w:trPr>
        <w:tc>
          <w:tcPr>
            <w:tcW w:w="2775" w:type="dxa"/>
            <w:vMerge/>
            <w:tcBorders>
              <w:top w:val="nil"/>
              <w:left w:val="nil"/>
              <w:right w:val="nil"/>
            </w:tcBorders>
            <w:vAlign w:val="center"/>
            <w:hideMark/>
          </w:tcPr>
          <w:p w14:paraId="4061F439" w14:textId="77777777" w:rsidR="00D961A5" w:rsidRPr="005F4B2A" w:rsidRDefault="00D961A5" w:rsidP="006A51C2">
            <w:pPr>
              <w:spacing w:after="0" w:line="240" w:lineRule="auto"/>
              <w:rPr>
                <w:rFonts w:ascii="Arial" w:eastAsia="Times New Roman" w:hAnsi="Arial" w:cs="Arial"/>
                <w:color w:val="000000"/>
                <w:sz w:val="20"/>
                <w:szCs w:val="20"/>
                <w:lang w:val="en-GB" w:eastAsia="pt-BR"/>
              </w:rPr>
            </w:pPr>
          </w:p>
        </w:tc>
        <w:tc>
          <w:tcPr>
            <w:tcW w:w="1474" w:type="dxa"/>
            <w:tcBorders>
              <w:top w:val="nil"/>
              <w:left w:val="nil"/>
              <w:right w:val="nil"/>
            </w:tcBorders>
            <w:noWrap/>
            <w:vAlign w:val="bottom"/>
            <w:hideMark/>
          </w:tcPr>
          <w:p w14:paraId="08E31271" w14:textId="77777777"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F1 - score</w:t>
            </w:r>
          </w:p>
        </w:tc>
        <w:tc>
          <w:tcPr>
            <w:tcW w:w="1077" w:type="dxa"/>
            <w:tcBorders>
              <w:top w:val="nil"/>
              <w:left w:val="nil"/>
              <w:right w:val="nil"/>
            </w:tcBorders>
            <w:noWrap/>
            <w:vAlign w:val="bottom"/>
            <w:hideMark/>
          </w:tcPr>
          <w:p w14:paraId="0A472377" w14:textId="6AEB551A"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32</w:t>
            </w:r>
          </w:p>
        </w:tc>
        <w:tc>
          <w:tcPr>
            <w:tcW w:w="1077" w:type="dxa"/>
            <w:tcBorders>
              <w:top w:val="nil"/>
              <w:left w:val="nil"/>
              <w:right w:val="nil"/>
            </w:tcBorders>
            <w:noWrap/>
            <w:vAlign w:val="bottom"/>
            <w:hideMark/>
          </w:tcPr>
          <w:p w14:paraId="6628385C" w14:textId="0D88A329"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25</w:t>
            </w:r>
          </w:p>
        </w:tc>
        <w:tc>
          <w:tcPr>
            <w:tcW w:w="1077" w:type="dxa"/>
            <w:tcBorders>
              <w:top w:val="nil"/>
              <w:left w:val="nil"/>
              <w:right w:val="nil"/>
            </w:tcBorders>
            <w:noWrap/>
            <w:vAlign w:val="bottom"/>
            <w:hideMark/>
          </w:tcPr>
          <w:p w14:paraId="3007211A" w14:textId="592FB1DE"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66</w:t>
            </w:r>
          </w:p>
        </w:tc>
        <w:tc>
          <w:tcPr>
            <w:tcW w:w="1077" w:type="dxa"/>
            <w:tcBorders>
              <w:top w:val="nil"/>
              <w:left w:val="nil"/>
              <w:right w:val="nil"/>
            </w:tcBorders>
            <w:noWrap/>
            <w:vAlign w:val="bottom"/>
            <w:hideMark/>
          </w:tcPr>
          <w:p w14:paraId="1C8DA9B4" w14:textId="1D90564D"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54</w:t>
            </w:r>
          </w:p>
        </w:tc>
      </w:tr>
      <w:tr w:rsidR="005F4B2A" w:rsidRPr="008C6C8A" w14:paraId="25F14620" w14:textId="77777777" w:rsidTr="006A51C2">
        <w:trPr>
          <w:trHeight w:val="340"/>
          <w:jc w:val="center"/>
        </w:trPr>
        <w:tc>
          <w:tcPr>
            <w:tcW w:w="2775" w:type="dxa"/>
            <w:vMerge w:val="restart"/>
            <w:tcBorders>
              <w:top w:val="single" w:sz="4" w:space="0" w:color="auto"/>
              <w:left w:val="nil"/>
              <w:bottom w:val="nil"/>
              <w:right w:val="nil"/>
            </w:tcBorders>
            <w:noWrap/>
            <w:vAlign w:val="center"/>
            <w:hideMark/>
          </w:tcPr>
          <w:p w14:paraId="546E59BC" w14:textId="2A1CE2D7" w:rsidR="005F4B2A" w:rsidRDefault="005F4B2A" w:rsidP="005F4B2A">
            <w:pPr>
              <w:spacing w:after="0" w:line="240" w:lineRule="auto"/>
              <w:rPr>
                <w:rFonts w:ascii="Arial" w:eastAsia="Times New Roman" w:hAnsi="Arial" w:cs="Arial"/>
                <w:i/>
                <w:iCs/>
                <w:color w:val="000000"/>
                <w:sz w:val="20"/>
                <w:szCs w:val="20"/>
                <w:lang w:val="en-GB" w:eastAsia="pt-BR"/>
              </w:rPr>
            </w:pPr>
            <w:r w:rsidRPr="005F4B2A">
              <w:rPr>
                <w:rFonts w:ascii="Arial" w:eastAsia="Times New Roman" w:hAnsi="Arial" w:cs="Arial"/>
                <w:i/>
                <w:iCs/>
                <w:color w:val="000000"/>
                <w:sz w:val="20"/>
                <w:szCs w:val="20"/>
                <w:lang w:val="en-GB" w:eastAsia="pt-BR"/>
              </w:rPr>
              <w:t xml:space="preserve">Stenella </w:t>
            </w:r>
            <w:r w:rsidR="00A357D5">
              <w:rPr>
                <w:rFonts w:ascii="Arial" w:eastAsia="Times New Roman" w:hAnsi="Arial" w:cs="Arial"/>
                <w:i/>
                <w:iCs/>
                <w:color w:val="000000"/>
                <w:sz w:val="20"/>
                <w:szCs w:val="20"/>
                <w:lang w:val="en-GB" w:eastAsia="pt-BR"/>
              </w:rPr>
              <w:t>attenuat</w:t>
            </w:r>
            <w:r w:rsidR="00DE50E2">
              <w:rPr>
                <w:rFonts w:ascii="Arial" w:eastAsia="Times New Roman" w:hAnsi="Arial" w:cs="Arial"/>
                <w:i/>
                <w:iCs/>
                <w:color w:val="000000"/>
                <w:sz w:val="20"/>
                <w:szCs w:val="20"/>
                <w:lang w:val="en-GB" w:eastAsia="pt-BR"/>
              </w:rPr>
              <w:t>a</w:t>
            </w:r>
          </w:p>
          <w:p w14:paraId="785FB24D" w14:textId="68B23248" w:rsidR="00A357D5" w:rsidRPr="005F4B2A" w:rsidRDefault="00A357D5" w:rsidP="005F4B2A">
            <w:pPr>
              <w:spacing w:after="0" w:line="240" w:lineRule="auto"/>
              <w:rPr>
                <w:rFonts w:ascii="Arial" w:eastAsia="Times New Roman" w:hAnsi="Arial" w:cs="Arial"/>
                <w:i/>
                <w:iCs/>
                <w:color w:val="000000"/>
                <w:sz w:val="20"/>
                <w:szCs w:val="20"/>
                <w:lang w:val="en-GB" w:eastAsia="pt-BR"/>
              </w:rPr>
            </w:pPr>
            <w:r>
              <w:rPr>
                <w:rFonts w:ascii="Arial" w:eastAsia="Times New Roman" w:hAnsi="Arial" w:cs="Arial"/>
                <w:color w:val="000000"/>
                <w:sz w:val="20"/>
                <w:szCs w:val="20"/>
                <w:lang w:val="en-GB" w:eastAsia="pt-BR"/>
              </w:rPr>
              <w:t>n</w:t>
            </w:r>
            <w:r w:rsidRPr="005F4B2A">
              <w:rPr>
                <w:rFonts w:ascii="Arial" w:eastAsia="Times New Roman" w:hAnsi="Arial" w:cs="Arial"/>
                <w:color w:val="000000"/>
                <w:sz w:val="20"/>
                <w:szCs w:val="20"/>
                <w:lang w:val="en-GB" w:eastAsia="pt-BR"/>
              </w:rPr>
              <w:t xml:space="preserve"> = </w:t>
            </w:r>
            <w:r w:rsidR="00EC2A7E">
              <w:rPr>
                <w:rFonts w:ascii="Arial" w:eastAsia="Times New Roman" w:hAnsi="Arial" w:cs="Arial"/>
                <w:color w:val="000000"/>
                <w:sz w:val="20"/>
                <w:szCs w:val="20"/>
                <w:lang w:val="en-GB" w:eastAsia="pt-BR"/>
              </w:rPr>
              <w:t>378</w:t>
            </w:r>
            <w:r w:rsidRPr="005F4B2A">
              <w:rPr>
                <w:rFonts w:ascii="Arial" w:eastAsia="Times New Roman" w:hAnsi="Arial" w:cs="Arial"/>
                <w:color w:val="000000"/>
                <w:sz w:val="20"/>
                <w:szCs w:val="20"/>
                <w:lang w:val="en-GB" w:eastAsia="pt-BR"/>
              </w:rPr>
              <w:t xml:space="preserve"> (</w:t>
            </w:r>
            <w:r w:rsidR="00EC2A7E">
              <w:rPr>
                <w:rFonts w:ascii="Arial" w:eastAsia="Times New Roman" w:hAnsi="Arial" w:cs="Arial"/>
                <w:color w:val="000000"/>
                <w:sz w:val="20"/>
                <w:szCs w:val="20"/>
                <w:lang w:val="en-GB" w:eastAsia="pt-BR"/>
              </w:rPr>
              <w:t>19</w:t>
            </w:r>
            <w:r w:rsidRPr="005F4B2A">
              <w:rPr>
                <w:rFonts w:ascii="Arial" w:eastAsia="Times New Roman" w:hAnsi="Arial" w:cs="Arial"/>
                <w:color w:val="000000"/>
                <w:sz w:val="20"/>
                <w:szCs w:val="20"/>
                <w:lang w:val="en-GB" w:eastAsia="pt-BR"/>
              </w:rPr>
              <w:t>)</w:t>
            </w:r>
          </w:p>
        </w:tc>
        <w:tc>
          <w:tcPr>
            <w:tcW w:w="1474" w:type="dxa"/>
            <w:tcBorders>
              <w:top w:val="single" w:sz="4" w:space="0" w:color="auto"/>
              <w:left w:val="nil"/>
              <w:bottom w:val="nil"/>
              <w:right w:val="nil"/>
            </w:tcBorders>
            <w:noWrap/>
            <w:vAlign w:val="bottom"/>
            <w:hideMark/>
          </w:tcPr>
          <w:p w14:paraId="0A483EBF" w14:textId="7F7FD2C6"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Precision</w:t>
            </w:r>
          </w:p>
        </w:tc>
        <w:tc>
          <w:tcPr>
            <w:tcW w:w="1077" w:type="dxa"/>
            <w:tcBorders>
              <w:top w:val="single" w:sz="4" w:space="0" w:color="auto"/>
              <w:left w:val="nil"/>
              <w:bottom w:val="nil"/>
              <w:right w:val="nil"/>
            </w:tcBorders>
            <w:noWrap/>
            <w:vAlign w:val="bottom"/>
            <w:hideMark/>
          </w:tcPr>
          <w:p w14:paraId="109BD8DE" w14:textId="7E863D05"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0.30</w:t>
            </w:r>
          </w:p>
        </w:tc>
        <w:tc>
          <w:tcPr>
            <w:tcW w:w="1077" w:type="dxa"/>
            <w:tcBorders>
              <w:top w:val="single" w:sz="4" w:space="0" w:color="auto"/>
              <w:left w:val="nil"/>
              <w:bottom w:val="nil"/>
              <w:right w:val="nil"/>
            </w:tcBorders>
            <w:noWrap/>
            <w:vAlign w:val="bottom"/>
            <w:hideMark/>
          </w:tcPr>
          <w:p w14:paraId="45DB67F5" w14:textId="6E519E1E"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0.27</w:t>
            </w:r>
          </w:p>
        </w:tc>
        <w:tc>
          <w:tcPr>
            <w:tcW w:w="1077" w:type="dxa"/>
            <w:tcBorders>
              <w:top w:val="single" w:sz="4" w:space="0" w:color="auto"/>
              <w:left w:val="nil"/>
              <w:bottom w:val="nil"/>
              <w:right w:val="nil"/>
            </w:tcBorders>
            <w:noWrap/>
            <w:vAlign w:val="bottom"/>
            <w:hideMark/>
          </w:tcPr>
          <w:p w14:paraId="0D2FFB66" w14:textId="472414AE"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0.52</w:t>
            </w:r>
          </w:p>
        </w:tc>
        <w:tc>
          <w:tcPr>
            <w:tcW w:w="1077" w:type="dxa"/>
            <w:tcBorders>
              <w:top w:val="single" w:sz="4" w:space="0" w:color="auto"/>
              <w:left w:val="nil"/>
              <w:bottom w:val="nil"/>
              <w:right w:val="nil"/>
            </w:tcBorders>
            <w:noWrap/>
            <w:vAlign w:val="bottom"/>
            <w:hideMark/>
          </w:tcPr>
          <w:p w14:paraId="04CC1FEC" w14:textId="2A2DA940"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0.54</w:t>
            </w:r>
          </w:p>
        </w:tc>
      </w:tr>
      <w:tr w:rsidR="005F4B2A" w:rsidRPr="008C6C8A" w14:paraId="1135C25F" w14:textId="77777777" w:rsidTr="006A51C2">
        <w:trPr>
          <w:trHeight w:val="340"/>
          <w:jc w:val="center"/>
        </w:trPr>
        <w:tc>
          <w:tcPr>
            <w:tcW w:w="2775" w:type="dxa"/>
            <w:vMerge/>
            <w:tcBorders>
              <w:top w:val="nil"/>
              <w:left w:val="nil"/>
              <w:bottom w:val="nil"/>
              <w:right w:val="nil"/>
            </w:tcBorders>
            <w:vAlign w:val="center"/>
            <w:hideMark/>
          </w:tcPr>
          <w:p w14:paraId="341C059A"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320FC5D4" w14:textId="73612C0C"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Recall</w:t>
            </w:r>
          </w:p>
        </w:tc>
        <w:tc>
          <w:tcPr>
            <w:tcW w:w="1077" w:type="dxa"/>
            <w:tcBorders>
              <w:top w:val="nil"/>
              <w:left w:val="nil"/>
              <w:bottom w:val="nil"/>
              <w:right w:val="nil"/>
            </w:tcBorders>
            <w:noWrap/>
            <w:vAlign w:val="bottom"/>
            <w:hideMark/>
          </w:tcPr>
          <w:p w14:paraId="22252A89" w14:textId="2D2115A1"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0.45</w:t>
            </w:r>
          </w:p>
        </w:tc>
        <w:tc>
          <w:tcPr>
            <w:tcW w:w="1077" w:type="dxa"/>
            <w:tcBorders>
              <w:top w:val="nil"/>
              <w:left w:val="nil"/>
              <w:bottom w:val="nil"/>
              <w:right w:val="nil"/>
            </w:tcBorders>
            <w:noWrap/>
            <w:vAlign w:val="bottom"/>
            <w:hideMark/>
          </w:tcPr>
          <w:p w14:paraId="06DD9F6B" w14:textId="7A416124"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0.42</w:t>
            </w:r>
          </w:p>
        </w:tc>
        <w:tc>
          <w:tcPr>
            <w:tcW w:w="1077" w:type="dxa"/>
            <w:tcBorders>
              <w:top w:val="nil"/>
              <w:left w:val="nil"/>
              <w:bottom w:val="nil"/>
              <w:right w:val="nil"/>
            </w:tcBorders>
            <w:noWrap/>
            <w:vAlign w:val="bottom"/>
            <w:hideMark/>
          </w:tcPr>
          <w:p w14:paraId="7F397095" w14:textId="4E34C4A1"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0.87</w:t>
            </w:r>
          </w:p>
        </w:tc>
        <w:tc>
          <w:tcPr>
            <w:tcW w:w="1077" w:type="dxa"/>
            <w:tcBorders>
              <w:top w:val="nil"/>
              <w:left w:val="nil"/>
              <w:bottom w:val="nil"/>
              <w:right w:val="nil"/>
            </w:tcBorders>
            <w:noWrap/>
            <w:vAlign w:val="bottom"/>
            <w:hideMark/>
          </w:tcPr>
          <w:p w14:paraId="59A1047B" w14:textId="0B0E51F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0.83</w:t>
            </w:r>
          </w:p>
        </w:tc>
      </w:tr>
      <w:tr w:rsidR="005F4B2A" w:rsidRPr="008C6C8A" w14:paraId="704CAE79" w14:textId="77777777" w:rsidTr="006A51C2">
        <w:trPr>
          <w:trHeight w:val="340"/>
          <w:jc w:val="center"/>
        </w:trPr>
        <w:tc>
          <w:tcPr>
            <w:tcW w:w="2775" w:type="dxa"/>
            <w:vMerge/>
            <w:tcBorders>
              <w:top w:val="nil"/>
              <w:left w:val="nil"/>
              <w:right w:val="nil"/>
            </w:tcBorders>
            <w:vAlign w:val="center"/>
            <w:hideMark/>
          </w:tcPr>
          <w:p w14:paraId="566E6843"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right w:val="nil"/>
            </w:tcBorders>
            <w:noWrap/>
            <w:vAlign w:val="bottom"/>
            <w:hideMark/>
          </w:tcPr>
          <w:p w14:paraId="64A2C38E" w14:textId="4AC2EBC9"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F1 - score</w:t>
            </w:r>
          </w:p>
        </w:tc>
        <w:tc>
          <w:tcPr>
            <w:tcW w:w="1077" w:type="dxa"/>
            <w:tcBorders>
              <w:top w:val="nil"/>
              <w:left w:val="nil"/>
              <w:right w:val="nil"/>
            </w:tcBorders>
            <w:noWrap/>
            <w:vAlign w:val="bottom"/>
            <w:hideMark/>
          </w:tcPr>
          <w:p w14:paraId="53350A08" w14:textId="2007D43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0.36</w:t>
            </w:r>
          </w:p>
        </w:tc>
        <w:tc>
          <w:tcPr>
            <w:tcW w:w="1077" w:type="dxa"/>
            <w:tcBorders>
              <w:top w:val="nil"/>
              <w:left w:val="nil"/>
              <w:right w:val="nil"/>
            </w:tcBorders>
            <w:noWrap/>
            <w:vAlign w:val="bottom"/>
            <w:hideMark/>
          </w:tcPr>
          <w:p w14:paraId="34CEC0E1" w14:textId="30CE8C16"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0.33</w:t>
            </w:r>
          </w:p>
        </w:tc>
        <w:tc>
          <w:tcPr>
            <w:tcW w:w="1077" w:type="dxa"/>
            <w:tcBorders>
              <w:top w:val="nil"/>
              <w:left w:val="nil"/>
              <w:right w:val="nil"/>
            </w:tcBorders>
            <w:noWrap/>
            <w:vAlign w:val="bottom"/>
            <w:hideMark/>
          </w:tcPr>
          <w:p w14:paraId="7ACA47C2" w14:textId="17698D11"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0.65</w:t>
            </w:r>
          </w:p>
        </w:tc>
        <w:tc>
          <w:tcPr>
            <w:tcW w:w="1077" w:type="dxa"/>
            <w:tcBorders>
              <w:top w:val="nil"/>
              <w:left w:val="nil"/>
              <w:right w:val="nil"/>
            </w:tcBorders>
            <w:noWrap/>
            <w:vAlign w:val="bottom"/>
            <w:hideMark/>
          </w:tcPr>
          <w:p w14:paraId="3D2FDD61" w14:textId="33C07ED3"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0.66</w:t>
            </w:r>
          </w:p>
        </w:tc>
      </w:tr>
      <w:tr w:rsidR="005F4B2A" w:rsidRPr="008C6C8A" w14:paraId="6A169A65" w14:textId="77777777" w:rsidTr="006A51C2">
        <w:trPr>
          <w:trHeight w:val="340"/>
          <w:jc w:val="center"/>
        </w:trPr>
        <w:tc>
          <w:tcPr>
            <w:tcW w:w="2775" w:type="dxa"/>
            <w:vMerge w:val="restart"/>
            <w:tcBorders>
              <w:top w:val="single" w:sz="4" w:space="0" w:color="auto"/>
              <w:left w:val="nil"/>
              <w:bottom w:val="nil"/>
              <w:right w:val="nil"/>
            </w:tcBorders>
            <w:noWrap/>
            <w:vAlign w:val="center"/>
            <w:hideMark/>
          </w:tcPr>
          <w:p w14:paraId="4573D77D" w14:textId="77777777" w:rsidR="005F4B2A" w:rsidRDefault="005F4B2A" w:rsidP="005F4B2A">
            <w:pPr>
              <w:spacing w:after="0" w:line="240" w:lineRule="auto"/>
              <w:rPr>
                <w:rFonts w:ascii="Arial" w:eastAsia="Times New Roman" w:hAnsi="Arial" w:cs="Arial"/>
                <w:i/>
                <w:iCs/>
                <w:color w:val="000000"/>
                <w:sz w:val="20"/>
                <w:szCs w:val="20"/>
                <w:lang w:val="en-GB" w:eastAsia="pt-BR"/>
              </w:rPr>
            </w:pPr>
            <w:r w:rsidRPr="005F4B2A">
              <w:rPr>
                <w:rFonts w:ascii="Arial" w:eastAsia="Times New Roman" w:hAnsi="Arial" w:cs="Arial"/>
                <w:i/>
                <w:iCs/>
                <w:color w:val="000000"/>
                <w:sz w:val="20"/>
                <w:szCs w:val="20"/>
                <w:lang w:val="en-GB" w:eastAsia="pt-BR"/>
              </w:rPr>
              <w:t>Steno bredanensis</w:t>
            </w:r>
          </w:p>
          <w:p w14:paraId="48CE48CD" w14:textId="6EE0E759" w:rsidR="00A357D5" w:rsidRPr="005F4B2A" w:rsidRDefault="00A357D5" w:rsidP="005F4B2A">
            <w:pPr>
              <w:spacing w:after="0" w:line="240" w:lineRule="auto"/>
              <w:rPr>
                <w:rFonts w:ascii="Arial" w:eastAsia="Times New Roman" w:hAnsi="Arial" w:cs="Arial"/>
                <w:i/>
                <w:iCs/>
                <w:color w:val="000000"/>
                <w:sz w:val="20"/>
                <w:szCs w:val="20"/>
                <w:lang w:val="en-GB" w:eastAsia="pt-BR"/>
              </w:rPr>
            </w:pPr>
            <w:r>
              <w:rPr>
                <w:rFonts w:ascii="Arial" w:eastAsia="Times New Roman" w:hAnsi="Arial" w:cs="Arial"/>
                <w:color w:val="000000"/>
                <w:sz w:val="20"/>
                <w:szCs w:val="20"/>
                <w:lang w:val="en-GB" w:eastAsia="pt-BR"/>
              </w:rPr>
              <w:t>n</w:t>
            </w:r>
            <w:r w:rsidRPr="005F4B2A">
              <w:rPr>
                <w:rFonts w:ascii="Arial" w:eastAsia="Times New Roman" w:hAnsi="Arial" w:cs="Arial"/>
                <w:color w:val="000000"/>
                <w:sz w:val="20"/>
                <w:szCs w:val="20"/>
                <w:lang w:val="en-GB" w:eastAsia="pt-BR"/>
              </w:rPr>
              <w:t xml:space="preserve"> = </w:t>
            </w:r>
            <w:r w:rsidR="00EC2A7E">
              <w:rPr>
                <w:rFonts w:ascii="Arial" w:eastAsia="Times New Roman" w:hAnsi="Arial" w:cs="Arial"/>
                <w:color w:val="000000"/>
                <w:sz w:val="20"/>
                <w:szCs w:val="20"/>
                <w:lang w:val="en-GB" w:eastAsia="pt-BR"/>
              </w:rPr>
              <w:t>139</w:t>
            </w:r>
            <w:r w:rsidRPr="005F4B2A">
              <w:rPr>
                <w:rFonts w:ascii="Arial" w:eastAsia="Times New Roman" w:hAnsi="Arial" w:cs="Arial"/>
                <w:color w:val="000000"/>
                <w:sz w:val="20"/>
                <w:szCs w:val="20"/>
                <w:lang w:val="en-GB" w:eastAsia="pt-BR"/>
              </w:rPr>
              <w:t xml:space="preserve"> (</w:t>
            </w:r>
            <w:r w:rsidR="00EC2A7E">
              <w:rPr>
                <w:rFonts w:ascii="Arial" w:eastAsia="Times New Roman" w:hAnsi="Arial" w:cs="Arial"/>
                <w:color w:val="000000"/>
                <w:sz w:val="20"/>
                <w:szCs w:val="20"/>
                <w:lang w:val="en-GB" w:eastAsia="pt-BR"/>
              </w:rPr>
              <w:t>6</w:t>
            </w:r>
            <w:r w:rsidRPr="005F4B2A">
              <w:rPr>
                <w:rFonts w:ascii="Arial" w:eastAsia="Times New Roman" w:hAnsi="Arial" w:cs="Arial"/>
                <w:color w:val="000000"/>
                <w:sz w:val="20"/>
                <w:szCs w:val="20"/>
                <w:lang w:val="en-GB" w:eastAsia="pt-BR"/>
              </w:rPr>
              <w:t>)</w:t>
            </w:r>
          </w:p>
        </w:tc>
        <w:tc>
          <w:tcPr>
            <w:tcW w:w="1474" w:type="dxa"/>
            <w:tcBorders>
              <w:top w:val="single" w:sz="4" w:space="0" w:color="auto"/>
              <w:left w:val="nil"/>
              <w:bottom w:val="nil"/>
              <w:right w:val="nil"/>
            </w:tcBorders>
            <w:noWrap/>
            <w:vAlign w:val="bottom"/>
            <w:hideMark/>
          </w:tcPr>
          <w:p w14:paraId="2CCBA93B" w14:textId="02D569B5"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Precision</w:t>
            </w:r>
          </w:p>
        </w:tc>
        <w:tc>
          <w:tcPr>
            <w:tcW w:w="1077" w:type="dxa"/>
            <w:tcBorders>
              <w:top w:val="single" w:sz="4" w:space="0" w:color="auto"/>
              <w:left w:val="nil"/>
              <w:bottom w:val="nil"/>
              <w:right w:val="nil"/>
            </w:tcBorders>
            <w:noWrap/>
            <w:vAlign w:val="bottom"/>
            <w:hideMark/>
          </w:tcPr>
          <w:p w14:paraId="1C27FE39" w14:textId="555CF827"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0.41</w:t>
            </w:r>
          </w:p>
        </w:tc>
        <w:tc>
          <w:tcPr>
            <w:tcW w:w="1077" w:type="dxa"/>
            <w:tcBorders>
              <w:top w:val="single" w:sz="4" w:space="0" w:color="auto"/>
              <w:left w:val="nil"/>
              <w:bottom w:val="nil"/>
              <w:right w:val="nil"/>
            </w:tcBorders>
            <w:noWrap/>
            <w:vAlign w:val="bottom"/>
            <w:hideMark/>
          </w:tcPr>
          <w:p w14:paraId="4550969D" w14:textId="67DC0616"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0.40</w:t>
            </w:r>
          </w:p>
        </w:tc>
        <w:tc>
          <w:tcPr>
            <w:tcW w:w="1077" w:type="dxa"/>
            <w:tcBorders>
              <w:top w:val="single" w:sz="4" w:space="0" w:color="auto"/>
              <w:left w:val="nil"/>
              <w:bottom w:val="nil"/>
              <w:right w:val="nil"/>
            </w:tcBorders>
            <w:noWrap/>
            <w:vAlign w:val="bottom"/>
            <w:hideMark/>
          </w:tcPr>
          <w:p w14:paraId="3FAEF0EF" w14:textId="4FD2F4B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0.57</w:t>
            </w:r>
          </w:p>
        </w:tc>
        <w:tc>
          <w:tcPr>
            <w:tcW w:w="1077" w:type="dxa"/>
            <w:tcBorders>
              <w:top w:val="single" w:sz="4" w:space="0" w:color="auto"/>
              <w:left w:val="nil"/>
              <w:bottom w:val="nil"/>
              <w:right w:val="nil"/>
            </w:tcBorders>
            <w:noWrap/>
            <w:vAlign w:val="bottom"/>
            <w:hideMark/>
          </w:tcPr>
          <w:p w14:paraId="355DC9E1" w14:textId="6DC0F0F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0.50</w:t>
            </w:r>
          </w:p>
        </w:tc>
      </w:tr>
      <w:tr w:rsidR="005F4B2A" w:rsidRPr="008C6C8A" w14:paraId="3968DF64" w14:textId="77777777" w:rsidTr="006A51C2">
        <w:trPr>
          <w:trHeight w:val="340"/>
          <w:jc w:val="center"/>
        </w:trPr>
        <w:tc>
          <w:tcPr>
            <w:tcW w:w="2775" w:type="dxa"/>
            <w:vMerge/>
            <w:tcBorders>
              <w:top w:val="nil"/>
              <w:left w:val="nil"/>
              <w:bottom w:val="nil"/>
              <w:right w:val="nil"/>
            </w:tcBorders>
            <w:vAlign w:val="center"/>
            <w:hideMark/>
          </w:tcPr>
          <w:p w14:paraId="002E16D9"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032F2381" w14:textId="02B70CCF"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Recall</w:t>
            </w:r>
          </w:p>
        </w:tc>
        <w:tc>
          <w:tcPr>
            <w:tcW w:w="1077" w:type="dxa"/>
            <w:tcBorders>
              <w:top w:val="nil"/>
              <w:left w:val="nil"/>
              <w:bottom w:val="nil"/>
              <w:right w:val="nil"/>
            </w:tcBorders>
            <w:noWrap/>
            <w:vAlign w:val="bottom"/>
            <w:hideMark/>
          </w:tcPr>
          <w:p w14:paraId="4271C6D5" w14:textId="1C7364C6"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0.87</w:t>
            </w:r>
          </w:p>
        </w:tc>
        <w:tc>
          <w:tcPr>
            <w:tcW w:w="1077" w:type="dxa"/>
            <w:tcBorders>
              <w:top w:val="nil"/>
              <w:left w:val="nil"/>
              <w:bottom w:val="nil"/>
              <w:right w:val="nil"/>
            </w:tcBorders>
            <w:noWrap/>
            <w:vAlign w:val="bottom"/>
            <w:hideMark/>
          </w:tcPr>
          <w:p w14:paraId="21E5BFB9" w14:textId="67280D07"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0.83</w:t>
            </w:r>
          </w:p>
        </w:tc>
        <w:tc>
          <w:tcPr>
            <w:tcW w:w="1077" w:type="dxa"/>
            <w:tcBorders>
              <w:top w:val="nil"/>
              <w:left w:val="nil"/>
              <w:bottom w:val="nil"/>
              <w:right w:val="nil"/>
            </w:tcBorders>
            <w:noWrap/>
            <w:vAlign w:val="bottom"/>
            <w:hideMark/>
          </w:tcPr>
          <w:p w14:paraId="05F8D468" w14:textId="46FA6EDD"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1.00</w:t>
            </w:r>
          </w:p>
        </w:tc>
        <w:tc>
          <w:tcPr>
            <w:tcW w:w="1077" w:type="dxa"/>
            <w:tcBorders>
              <w:top w:val="nil"/>
              <w:left w:val="nil"/>
              <w:bottom w:val="nil"/>
              <w:right w:val="nil"/>
            </w:tcBorders>
            <w:noWrap/>
            <w:vAlign w:val="bottom"/>
            <w:hideMark/>
          </w:tcPr>
          <w:p w14:paraId="35F95619" w14:textId="7B404C41"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0.83</w:t>
            </w:r>
          </w:p>
        </w:tc>
      </w:tr>
      <w:tr w:rsidR="005F4B2A" w:rsidRPr="008C6C8A" w14:paraId="5114475A" w14:textId="77777777" w:rsidTr="006A51C2">
        <w:trPr>
          <w:trHeight w:val="340"/>
          <w:jc w:val="center"/>
        </w:trPr>
        <w:tc>
          <w:tcPr>
            <w:tcW w:w="2775" w:type="dxa"/>
            <w:vMerge/>
            <w:tcBorders>
              <w:top w:val="nil"/>
              <w:left w:val="nil"/>
              <w:bottom w:val="nil"/>
              <w:right w:val="nil"/>
            </w:tcBorders>
            <w:vAlign w:val="center"/>
            <w:hideMark/>
          </w:tcPr>
          <w:p w14:paraId="074EBECC"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72FA45D0" w14:textId="2F54D4E3"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F1 - score</w:t>
            </w:r>
          </w:p>
        </w:tc>
        <w:tc>
          <w:tcPr>
            <w:tcW w:w="1077" w:type="dxa"/>
            <w:tcBorders>
              <w:top w:val="nil"/>
              <w:left w:val="nil"/>
              <w:bottom w:val="nil"/>
              <w:right w:val="nil"/>
            </w:tcBorders>
            <w:noWrap/>
            <w:vAlign w:val="bottom"/>
            <w:hideMark/>
          </w:tcPr>
          <w:p w14:paraId="06553520" w14:textId="42796B17"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0.56</w:t>
            </w:r>
          </w:p>
        </w:tc>
        <w:tc>
          <w:tcPr>
            <w:tcW w:w="1077" w:type="dxa"/>
            <w:tcBorders>
              <w:top w:val="nil"/>
              <w:left w:val="nil"/>
              <w:bottom w:val="nil"/>
              <w:right w:val="nil"/>
            </w:tcBorders>
            <w:noWrap/>
            <w:vAlign w:val="bottom"/>
            <w:hideMark/>
          </w:tcPr>
          <w:p w14:paraId="0DE3CA25" w14:textId="07A15790"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0.54</w:t>
            </w:r>
          </w:p>
        </w:tc>
        <w:tc>
          <w:tcPr>
            <w:tcW w:w="1077" w:type="dxa"/>
            <w:tcBorders>
              <w:top w:val="nil"/>
              <w:left w:val="nil"/>
              <w:bottom w:val="nil"/>
              <w:right w:val="nil"/>
            </w:tcBorders>
            <w:noWrap/>
            <w:vAlign w:val="bottom"/>
            <w:hideMark/>
          </w:tcPr>
          <w:p w14:paraId="76CEA5C9" w14:textId="0F118814"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0.72</w:t>
            </w:r>
          </w:p>
        </w:tc>
        <w:tc>
          <w:tcPr>
            <w:tcW w:w="1077" w:type="dxa"/>
            <w:tcBorders>
              <w:top w:val="nil"/>
              <w:left w:val="nil"/>
              <w:bottom w:val="nil"/>
              <w:right w:val="nil"/>
            </w:tcBorders>
            <w:noWrap/>
            <w:vAlign w:val="bottom"/>
            <w:hideMark/>
          </w:tcPr>
          <w:p w14:paraId="70BB00A2" w14:textId="0315B575"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0.63</w:t>
            </w:r>
          </w:p>
        </w:tc>
      </w:tr>
      <w:tr w:rsidR="005F4B2A" w:rsidRPr="008C6C8A" w14:paraId="206D817F" w14:textId="77777777" w:rsidTr="006A51C2">
        <w:trPr>
          <w:trHeight w:val="340"/>
          <w:jc w:val="center"/>
        </w:trPr>
        <w:tc>
          <w:tcPr>
            <w:tcW w:w="2775" w:type="dxa"/>
            <w:vMerge w:val="restart"/>
            <w:tcBorders>
              <w:top w:val="single" w:sz="4" w:space="0" w:color="auto"/>
              <w:left w:val="nil"/>
              <w:bottom w:val="nil"/>
              <w:right w:val="nil"/>
            </w:tcBorders>
            <w:noWrap/>
            <w:vAlign w:val="center"/>
            <w:hideMark/>
          </w:tcPr>
          <w:p w14:paraId="0FFF7E41" w14:textId="77777777" w:rsidR="005F4B2A" w:rsidRDefault="005F4B2A" w:rsidP="005F4B2A">
            <w:pPr>
              <w:spacing w:after="0" w:line="240" w:lineRule="auto"/>
              <w:rPr>
                <w:rFonts w:ascii="Arial" w:eastAsia="Times New Roman" w:hAnsi="Arial" w:cs="Arial"/>
                <w:i/>
                <w:iCs/>
                <w:color w:val="000000"/>
                <w:sz w:val="20"/>
                <w:szCs w:val="20"/>
                <w:lang w:val="en-GB" w:eastAsia="pt-BR"/>
              </w:rPr>
            </w:pPr>
            <w:r w:rsidRPr="005F4B2A">
              <w:rPr>
                <w:rFonts w:ascii="Arial" w:eastAsia="Times New Roman" w:hAnsi="Arial" w:cs="Arial"/>
                <w:i/>
                <w:iCs/>
                <w:color w:val="000000"/>
                <w:sz w:val="20"/>
                <w:szCs w:val="20"/>
                <w:lang w:val="en-GB" w:eastAsia="pt-BR"/>
              </w:rPr>
              <w:t>Stenella clymene</w:t>
            </w:r>
          </w:p>
          <w:p w14:paraId="12023552" w14:textId="2BBAC256" w:rsidR="00A357D5" w:rsidRPr="005F4B2A" w:rsidRDefault="00A357D5" w:rsidP="005F4B2A">
            <w:pPr>
              <w:spacing w:after="0" w:line="240" w:lineRule="auto"/>
              <w:rPr>
                <w:rFonts w:ascii="Arial" w:eastAsia="Times New Roman" w:hAnsi="Arial" w:cs="Arial"/>
                <w:i/>
                <w:iCs/>
                <w:color w:val="000000"/>
                <w:sz w:val="20"/>
                <w:szCs w:val="20"/>
                <w:lang w:val="en-GB" w:eastAsia="pt-BR"/>
              </w:rPr>
            </w:pPr>
            <w:r>
              <w:rPr>
                <w:rFonts w:ascii="Arial" w:eastAsia="Times New Roman" w:hAnsi="Arial" w:cs="Arial"/>
                <w:color w:val="000000"/>
                <w:sz w:val="20"/>
                <w:szCs w:val="20"/>
                <w:lang w:val="en-GB" w:eastAsia="pt-BR"/>
              </w:rPr>
              <w:t>n</w:t>
            </w:r>
            <w:r w:rsidRPr="005F4B2A">
              <w:rPr>
                <w:rFonts w:ascii="Arial" w:eastAsia="Times New Roman" w:hAnsi="Arial" w:cs="Arial"/>
                <w:color w:val="000000"/>
                <w:sz w:val="20"/>
                <w:szCs w:val="20"/>
                <w:lang w:val="en-GB" w:eastAsia="pt-BR"/>
              </w:rPr>
              <w:t xml:space="preserve"> = </w:t>
            </w:r>
            <w:r w:rsidR="00EC2A7E">
              <w:rPr>
                <w:rFonts w:ascii="Arial" w:eastAsia="Times New Roman" w:hAnsi="Arial" w:cs="Arial"/>
                <w:color w:val="000000"/>
                <w:sz w:val="20"/>
                <w:szCs w:val="20"/>
                <w:lang w:val="en-GB" w:eastAsia="pt-BR"/>
              </w:rPr>
              <w:t>435</w:t>
            </w:r>
            <w:r w:rsidRPr="005F4B2A">
              <w:rPr>
                <w:rFonts w:ascii="Arial" w:eastAsia="Times New Roman" w:hAnsi="Arial" w:cs="Arial"/>
                <w:color w:val="000000"/>
                <w:sz w:val="20"/>
                <w:szCs w:val="20"/>
                <w:lang w:val="en-GB" w:eastAsia="pt-BR"/>
              </w:rPr>
              <w:t xml:space="preserve"> (</w:t>
            </w:r>
            <w:r w:rsidR="00EC2A7E">
              <w:rPr>
                <w:rFonts w:ascii="Arial" w:eastAsia="Times New Roman" w:hAnsi="Arial" w:cs="Arial"/>
                <w:color w:val="000000"/>
                <w:sz w:val="20"/>
                <w:szCs w:val="20"/>
                <w:lang w:val="en-GB" w:eastAsia="pt-BR"/>
              </w:rPr>
              <w:t>14</w:t>
            </w:r>
            <w:r w:rsidRPr="005F4B2A">
              <w:rPr>
                <w:rFonts w:ascii="Arial" w:eastAsia="Times New Roman" w:hAnsi="Arial" w:cs="Arial"/>
                <w:color w:val="000000"/>
                <w:sz w:val="20"/>
                <w:szCs w:val="20"/>
                <w:lang w:val="en-GB" w:eastAsia="pt-BR"/>
              </w:rPr>
              <w:t>)</w:t>
            </w:r>
          </w:p>
        </w:tc>
        <w:tc>
          <w:tcPr>
            <w:tcW w:w="1474" w:type="dxa"/>
            <w:tcBorders>
              <w:top w:val="single" w:sz="4" w:space="0" w:color="auto"/>
              <w:left w:val="nil"/>
              <w:bottom w:val="nil"/>
              <w:right w:val="nil"/>
            </w:tcBorders>
            <w:noWrap/>
            <w:vAlign w:val="bottom"/>
            <w:hideMark/>
          </w:tcPr>
          <w:p w14:paraId="79C4344C" w14:textId="2C5CB55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Precision</w:t>
            </w:r>
          </w:p>
        </w:tc>
        <w:tc>
          <w:tcPr>
            <w:tcW w:w="1077" w:type="dxa"/>
            <w:tcBorders>
              <w:top w:val="single" w:sz="4" w:space="0" w:color="auto"/>
              <w:left w:val="nil"/>
              <w:bottom w:val="nil"/>
              <w:right w:val="nil"/>
            </w:tcBorders>
            <w:noWrap/>
            <w:vAlign w:val="bottom"/>
            <w:hideMark/>
          </w:tcPr>
          <w:p w14:paraId="77173993" w14:textId="6F73BCA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0.43</w:t>
            </w:r>
          </w:p>
        </w:tc>
        <w:tc>
          <w:tcPr>
            <w:tcW w:w="1077" w:type="dxa"/>
            <w:tcBorders>
              <w:top w:val="single" w:sz="4" w:space="0" w:color="auto"/>
              <w:left w:val="nil"/>
              <w:bottom w:val="nil"/>
              <w:right w:val="nil"/>
            </w:tcBorders>
            <w:noWrap/>
            <w:vAlign w:val="bottom"/>
            <w:hideMark/>
          </w:tcPr>
          <w:p w14:paraId="5108A0E1" w14:textId="665639E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0.39</w:t>
            </w:r>
          </w:p>
        </w:tc>
        <w:tc>
          <w:tcPr>
            <w:tcW w:w="1077" w:type="dxa"/>
            <w:tcBorders>
              <w:top w:val="single" w:sz="4" w:space="0" w:color="auto"/>
              <w:left w:val="nil"/>
              <w:bottom w:val="nil"/>
              <w:right w:val="nil"/>
            </w:tcBorders>
            <w:noWrap/>
            <w:vAlign w:val="bottom"/>
            <w:hideMark/>
          </w:tcPr>
          <w:p w14:paraId="5310C7E8" w14:textId="15ADBD0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0.72</w:t>
            </w:r>
          </w:p>
        </w:tc>
        <w:tc>
          <w:tcPr>
            <w:tcW w:w="1077" w:type="dxa"/>
            <w:tcBorders>
              <w:top w:val="single" w:sz="4" w:space="0" w:color="auto"/>
              <w:left w:val="nil"/>
              <w:bottom w:val="nil"/>
              <w:right w:val="nil"/>
            </w:tcBorders>
            <w:noWrap/>
            <w:vAlign w:val="bottom"/>
            <w:hideMark/>
          </w:tcPr>
          <w:p w14:paraId="45D1E5E6" w14:textId="4D9A44A0"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0.86</w:t>
            </w:r>
          </w:p>
        </w:tc>
      </w:tr>
      <w:tr w:rsidR="005F4B2A" w:rsidRPr="008C6C8A" w14:paraId="28ECEF9E" w14:textId="77777777" w:rsidTr="006A51C2">
        <w:trPr>
          <w:trHeight w:val="340"/>
          <w:jc w:val="center"/>
        </w:trPr>
        <w:tc>
          <w:tcPr>
            <w:tcW w:w="2775" w:type="dxa"/>
            <w:vMerge/>
            <w:tcBorders>
              <w:top w:val="nil"/>
              <w:left w:val="nil"/>
              <w:bottom w:val="nil"/>
              <w:right w:val="nil"/>
            </w:tcBorders>
            <w:vAlign w:val="center"/>
            <w:hideMark/>
          </w:tcPr>
          <w:p w14:paraId="240DAFEB"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3C22887D" w14:textId="2E1B31DB"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Recall</w:t>
            </w:r>
          </w:p>
        </w:tc>
        <w:tc>
          <w:tcPr>
            <w:tcW w:w="1077" w:type="dxa"/>
            <w:tcBorders>
              <w:top w:val="nil"/>
              <w:left w:val="nil"/>
              <w:bottom w:val="nil"/>
              <w:right w:val="nil"/>
            </w:tcBorders>
            <w:noWrap/>
            <w:vAlign w:val="bottom"/>
            <w:hideMark/>
          </w:tcPr>
          <w:p w14:paraId="13DAED25" w14:textId="7D29810C"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0.67</w:t>
            </w:r>
          </w:p>
        </w:tc>
        <w:tc>
          <w:tcPr>
            <w:tcW w:w="1077" w:type="dxa"/>
            <w:tcBorders>
              <w:top w:val="nil"/>
              <w:left w:val="nil"/>
              <w:bottom w:val="nil"/>
              <w:right w:val="nil"/>
            </w:tcBorders>
            <w:noWrap/>
            <w:vAlign w:val="bottom"/>
            <w:hideMark/>
          </w:tcPr>
          <w:p w14:paraId="50C84DBA" w14:textId="47E34A69"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0.62</w:t>
            </w:r>
          </w:p>
        </w:tc>
        <w:tc>
          <w:tcPr>
            <w:tcW w:w="1077" w:type="dxa"/>
            <w:tcBorders>
              <w:top w:val="nil"/>
              <w:left w:val="nil"/>
              <w:bottom w:val="nil"/>
              <w:right w:val="nil"/>
            </w:tcBorders>
            <w:noWrap/>
            <w:vAlign w:val="bottom"/>
            <w:hideMark/>
          </w:tcPr>
          <w:p w14:paraId="2F5AB5A2" w14:textId="2850EA24"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0.90</w:t>
            </w:r>
          </w:p>
        </w:tc>
        <w:tc>
          <w:tcPr>
            <w:tcW w:w="1077" w:type="dxa"/>
            <w:tcBorders>
              <w:top w:val="nil"/>
              <w:left w:val="nil"/>
              <w:bottom w:val="nil"/>
              <w:right w:val="nil"/>
            </w:tcBorders>
            <w:noWrap/>
            <w:vAlign w:val="bottom"/>
            <w:hideMark/>
          </w:tcPr>
          <w:p w14:paraId="45F6D241" w14:textId="1FF80CED"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0.86</w:t>
            </w:r>
          </w:p>
        </w:tc>
      </w:tr>
      <w:tr w:rsidR="005F4B2A" w:rsidRPr="008C6C8A" w14:paraId="07842264" w14:textId="77777777" w:rsidTr="006A51C2">
        <w:trPr>
          <w:trHeight w:val="340"/>
          <w:jc w:val="center"/>
        </w:trPr>
        <w:tc>
          <w:tcPr>
            <w:tcW w:w="2775" w:type="dxa"/>
            <w:vMerge/>
            <w:tcBorders>
              <w:top w:val="nil"/>
              <w:left w:val="nil"/>
              <w:bottom w:val="nil"/>
              <w:right w:val="nil"/>
            </w:tcBorders>
            <w:vAlign w:val="center"/>
            <w:hideMark/>
          </w:tcPr>
          <w:p w14:paraId="24B1385F"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3DCC624A" w14:textId="16B5BD13"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F1 - score</w:t>
            </w:r>
          </w:p>
        </w:tc>
        <w:tc>
          <w:tcPr>
            <w:tcW w:w="1077" w:type="dxa"/>
            <w:tcBorders>
              <w:top w:val="nil"/>
              <w:left w:val="nil"/>
              <w:bottom w:val="nil"/>
              <w:right w:val="nil"/>
            </w:tcBorders>
            <w:noWrap/>
            <w:vAlign w:val="bottom"/>
            <w:hideMark/>
          </w:tcPr>
          <w:p w14:paraId="64E37930" w14:textId="53A4B21B"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0.53</w:t>
            </w:r>
          </w:p>
        </w:tc>
        <w:tc>
          <w:tcPr>
            <w:tcW w:w="1077" w:type="dxa"/>
            <w:tcBorders>
              <w:top w:val="nil"/>
              <w:left w:val="nil"/>
              <w:bottom w:val="nil"/>
              <w:right w:val="nil"/>
            </w:tcBorders>
            <w:noWrap/>
            <w:vAlign w:val="bottom"/>
            <w:hideMark/>
          </w:tcPr>
          <w:p w14:paraId="05AD0B25" w14:textId="0639CB60"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0.48</w:t>
            </w:r>
          </w:p>
        </w:tc>
        <w:tc>
          <w:tcPr>
            <w:tcW w:w="1077" w:type="dxa"/>
            <w:tcBorders>
              <w:top w:val="nil"/>
              <w:left w:val="nil"/>
              <w:bottom w:val="nil"/>
              <w:right w:val="nil"/>
            </w:tcBorders>
            <w:noWrap/>
            <w:vAlign w:val="bottom"/>
            <w:hideMark/>
          </w:tcPr>
          <w:p w14:paraId="5A9142B6" w14:textId="7AD6C1FD"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0.79</w:t>
            </w:r>
          </w:p>
        </w:tc>
        <w:tc>
          <w:tcPr>
            <w:tcW w:w="1077" w:type="dxa"/>
            <w:tcBorders>
              <w:top w:val="nil"/>
              <w:left w:val="nil"/>
              <w:bottom w:val="nil"/>
              <w:right w:val="nil"/>
            </w:tcBorders>
            <w:noWrap/>
            <w:vAlign w:val="bottom"/>
            <w:hideMark/>
          </w:tcPr>
          <w:p w14:paraId="11B929C5" w14:textId="064D58FB"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0.86</w:t>
            </w:r>
          </w:p>
        </w:tc>
      </w:tr>
      <w:tr w:rsidR="005F4B2A" w:rsidRPr="008C6C8A" w14:paraId="0DBA0E38" w14:textId="77777777" w:rsidTr="006A51C2">
        <w:trPr>
          <w:trHeight w:val="340"/>
          <w:jc w:val="center"/>
        </w:trPr>
        <w:tc>
          <w:tcPr>
            <w:tcW w:w="2775" w:type="dxa"/>
            <w:vMerge w:val="restart"/>
            <w:tcBorders>
              <w:top w:val="single" w:sz="4" w:space="0" w:color="auto"/>
              <w:left w:val="nil"/>
              <w:bottom w:val="nil"/>
              <w:right w:val="nil"/>
            </w:tcBorders>
            <w:noWrap/>
            <w:vAlign w:val="center"/>
            <w:hideMark/>
          </w:tcPr>
          <w:p w14:paraId="39E63782" w14:textId="77777777" w:rsidR="005F4B2A" w:rsidRDefault="005F4B2A" w:rsidP="005F4B2A">
            <w:pPr>
              <w:spacing w:after="0" w:line="240" w:lineRule="auto"/>
              <w:rPr>
                <w:rFonts w:ascii="Arial" w:eastAsia="Times New Roman" w:hAnsi="Arial" w:cs="Arial"/>
                <w:i/>
                <w:iCs/>
                <w:color w:val="000000"/>
                <w:sz w:val="20"/>
                <w:szCs w:val="20"/>
                <w:lang w:val="en-GB" w:eastAsia="pt-BR"/>
              </w:rPr>
            </w:pPr>
            <w:r w:rsidRPr="005F4B2A">
              <w:rPr>
                <w:rFonts w:ascii="Arial" w:eastAsia="Times New Roman" w:hAnsi="Arial" w:cs="Arial"/>
                <w:i/>
                <w:iCs/>
                <w:color w:val="000000"/>
                <w:sz w:val="20"/>
                <w:szCs w:val="20"/>
                <w:lang w:val="en-GB" w:eastAsia="pt-BR"/>
              </w:rPr>
              <w:t>Stenella frontalis</w:t>
            </w:r>
          </w:p>
          <w:p w14:paraId="7328162A" w14:textId="05485D5E" w:rsidR="00A357D5" w:rsidRPr="005F4B2A" w:rsidRDefault="00A357D5" w:rsidP="005F4B2A">
            <w:pPr>
              <w:spacing w:after="0" w:line="240" w:lineRule="auto"/>
              <w:rPr>
                <w:rFonts w:ascii="Arial" w:eastAsia="Times New Roman" w:hAnsi="Arial" w:cs="Arial"/>
                <w:i/>
                <w:iCs/>
                <w:color w:val="000000"/>
                <w:sz w:val="20"/>
                <w:szCs w:val="20"/>
                <w:lang w:val="en-GB" w:eastAsia="pt-BR"/>
              </w:rPr>
            </w:pPr>
            <w:r>
              <w:rPr>
                <w:rFonts w:ascii="Arial" w:eastAsia="Times New Roman" w:hAnsi="Arial" w:cs="Arial"/>
                <w:color w:val="000000"/>
                <w:sz w:val="20"/>
                <w:szCs w:val="20"/>
                <w:lang w:val="en-GB" w:eastAsia="pt-BR"/>
              </w:rPr>
              <w:t>n</w:t>
            </w:r>
            <w:r w:rsidRPr="005F4B2A">
              <w:rPr>
                <w:rFonts w:ascii="Arial" w:eastAsia="Times New Roman" w:hAnsi="Arial" w:cs="Arial"/>
                <w:color w:val="000000"/>
                <w:sz w:val="20"/>
                <w:szCs w:val="20"/>
                <w:lang w:val="en-GB" w:eastAsia="pt-BR"/>
              </w:rPr>
              <w:t xml:space="preserve"> = </w:t>
            </w:r>
            <w:r w:rsidR="00EC2A7E">
              <w:rPr>
                <w:rFonts w:ascii="Arial" w:eastAsia="Times New Roman" w:hAnsi="Arial" w:cs="Arial"/>
                <w:color w:val="000000"/>
                <w:sz w:val="20"/>
                <w:szCs w:val="20"/>
                <w:lang w:val="en-GB" w:eastAsia="pt-BR"/>
              </w:rPr>
              <w:t>1,767</w:t>
            </w:r>
            <w:r w:rsidRPr="005F4B2A">
              <w:rPr>
                <w:rFonts w:ascii="Arial" w:eastAsia="Times New Roman" w:hAnsi="Arial" w:cs="Arial"/>
                <w:color w:val="000000"/>
                <w:sz w:val="20"/>
                <w:szCs w:val="20"/>
                <w:lang w:val="en-GB" w:eastAsia="pt-BR"/>
              </w:rPr>
              <w:t xml:space="preserve"> (</w:t>
            </w:r>
            <w:r w:rsidR="00EC2A7E">
              <w:rPr>
                <w:rFonts w:ascii="Arial" w:eastAsia="Times New Roman" w:hAnsi="Arial" w:cs="Arial"/>
                <w:color w:val="000000"/>
                <w:sz w:val="20"/>
                <w:szCs w:val="20"/>
                <w:lang w:val="en-GB" w:eastAsia="pt-BR"/>
              </w:rPr>
              <w:t>95</w:t>
            </w:r>
            <w:r w:rsidRPr="005F4B2A">
              <w:rPr>
                <w:rFonts w:ascii="Arial" w:eastAsia="Times New Roman" w:hAnsi="Arial" w:cs="Arial"/>
                <w:color w:val="000000"/>
                <w:sz w:val="20"/>
                <w:szCs w:val="20"/>
                <w:lang w:val="en-GB" w:eastAsia="pt-BR"/>
              </w:rPr>
              <w:t>)</w:t>
            </w:r>
          </w:p>
        </w:tc>
        <w:tc>
          <w:tcPr>
            <w:tcW w:w="1474" w:type="dxa"/>
            <w:tcBorders>
              <w:top w:val="single" w:sz="4" w:space="0" w:color="auto"/>
              <w:left w:val="nil"/>
              <w:bottom w:val="nil"/>
              <w:right w:val="nil"/>
            </w:tcBorders>
            <w:noWrap/>
            <w:vAlign w:val="bottom"/>
            <w:hideMark/>
          </w:tcPr>
          <w:p w14:paraId="63E7402B" w14:textId="652EBCBF"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Precision</w:t>
            </w:r>
          </w:p>
        </w:tc>
        <w:tc>
          <w:tcPr>
            <w:tcW w:w="1077" w:type="dxa"/>
            <w:tcBorders>
              <w:top w:val="single" w:sz="4" w:space="0" w:color="auto"/>
              <w:left w:val="nil"/>
              <w:bottom w:val="nil"/>
              <w:right w:val="nil"/>
            </w:tcBorders>
            <w:noWrap/>
            <w:vAlign w:val="bottom"/>
            <w:hideMark/>
          </w:tcPr>
          <w:p w14:paraId="399595A7" w14:textId="27F3F91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0.79</w:t>
            </w:r>
          </w:p>
        </w:tc>
        <w:tc>
          <w:tcPr>
            <w:tcW w:w="1077" w:type="dxa"/>
            <w:tcBorders>
              <w:top w:val="single" w:sz="4" w:space="0" w:color="auto"/>
              <w:left w:val="nil"/>
              <w:bottom w:val="nil"/>
              <w:right w:val="nil"/>
            </w:tcBorders>
            <w:noWrap/>
            <w:vAlign w:val="bottom"/>
            <w:hideMark/>
          </w:tcPr>
          <w:p w14:paraId="3A9AEDF4" w14:textId="254B8C0C"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0.77</w:t>
            </w:r>
          </w:p>
        </w:tc>
        <w:tc>
          <w:tcPr>
            <w:tcW w:w="1077" w:type="dxa"/>
            <w:tcBorders>
              <w:top w:val="single" w:sz="4" w:space="0" w:color="auto"/>
              <w:left w:val="nil"/>
              <w:bottom w:val="nil"/>
              <w:right w:val="nil"/>
            </w:tcBorders>
            <w:noWrap/>
            <w:vAlign w:val="bottom"/>
            <w:hideMark/>
          </w:tcPr>
          <w:p w14:paraId="64A76BA7" w14:textId="19F2072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0.89</w:t>
            </w:r>
          </w:p>
        </w:tc>
        <w:tc>
          <w:tcPr>
            <w:tcW w:w="1077" w:type="dxa"/>
            <w:tcBorders>
              <w:top w:val="single" w:sz="4" w:space="0" w:color="auto"/>
              <w:left w:val="nil"/>
              <w:bottom w:val="nil"/>
              <w:right w:val="nil"/>
            </w:tcBorders>
            <w:noWrap/>
            <w:vAlign w:val="bottom"/>
            <w:hideMark/>
          </w:tcPr>
          <w:p w14:paraId="05D9C07C" w14:textId="0DA7786D"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0.91</w:t>
            </w:r>
          </w:p>
        </w:tc>
      </w:tr>
      <w:tr w:rsidR="005F4B2A" w:rsidRPr="008C6C8A" w14:paraId="647B908E" w14:textId="77777777" w:rsidTr="006A51C2">
        <w:trPr>
          <w:trHeight w:val="340"/>
          <w:jc w:val="center"/>
        </w:trPr>
        <w:tc>
          <w:tcPr>
            <w:tcW w:w="2775" w:type="dxa"/>
            <w:vMerge/>
            <w:tcBorders>
              <w:top w:val="nil"/>
              <w:left w:val="nil"/>
              <w:bottom w:val="nil"/>
              <w:right w:val="nil"/>
            </w:tcBorders>
            <w:vAlign w:val="center"/>
            <w:hideMark/>
          </w:tcPr>
          <w:p w14:paraId="35C04486"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2C119BC7" w14:textId="5815AE2E"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Recall</w:t>
            </w:r>
          </w:p>
        </w:tc>
        <w:tc>
          <w:tcPr>
            <w:tcW w:w="1077" w:type="dxa"/>
            <w:tcBorders>
              <w:top w:val="nil"/>
              <w:left w:val="nil"/>
              <w:bottom w:val="nil"/>
              <w:right w:val="nil"/>
            </w:tcBorders>
            <w:noWrap/>
            <w:vAlign w:val="bottom"/>
            <w:hideMark/>
          </w:tcPr>
          <w:p w14:paraId="3A91E5A1" w14:textId="2601BEDB"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0.57</w:t>
            </w:r>
          </w:p>
        </w:tc>
        <w:tc>
          <w:tcPr>
            <w:tcW w:w="1077" w:type="dxa"/>
            <w:tcBorders>
              <w:top w:val="nil"/>
              <w:left w:val="nil"/>
              <w:bottom w:val="nil"/>
              <w:right w:val="nil"/>
            </w:tcBorders>
            <w:noWrap/>
            <w:vAlign w:val="bottom"/>
            <w:hideMark/>
          </w:tcPr>
          <w:p w14:paraId="0A231E25" w14:textId="20DC943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0.53</w:t>
            </w:r>
          </w:p>
        </w:tc>
        <w:tc>
          <w:tcPr>
            <w:tcW w:w="1077" w:type="dxa"/>
            <w:tcBorders>
              <w:top w:val="nil"/>
              <w:left w:val="nil"/>
              <w:bottom w:val="nil"/>
              <w:right w:val="nil"/>
            </w:tcBorders>
            <w:noWrap/>
            <w:vAlign w:val="bottom"/>
            <w:hideMark/>
          </w:tcPr>
          <w:p w14:paraId="00481DF4" w14:textId="255D9CD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0.85</w:t>
            </w:r>
          </w:p>
        </w:tc>
        <w:tc>
          <w:tcPr>
            <w:tcW w:w="1077" w:type="dxa"/>
            <w:tcBorders>
              <w:top w:val="nil"/>
              <w:left w:val="nil"/>
              <w:bottom w:val="nil"/>
              <w:right w:val="nil"/>
            </w:tcBorders>
            <w:noWrap/>
            <w:vAlign w:val="bottom"/>
            <w:hideMark/>
          </w:tcPr>
          <w:p w14:paraId="69B1C911" w14:textId="02F8309F"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0.85</w:t>
            </w:r>
          </w:p>
        </w:tc>
      </w:tr>
      <w:tr w:rsidR="005F4B2A" w:rsidRPr="008C6C8A" w14:paraId="1695679B" w14:textId="77777777" w:rsidTr="006A51C2">
        <w:trPr>
          <w:trHeight w:val="340"/>
          <w:jc w:val="center"/>
        </w:trPr>
        <w:tc>
          <w:tcPr>
            <w:tcW w:w="2775" w:type="dxa"/>
            <w:vMerge/>
            <w:tcBorders>
              <w:top w:val="nil"/>
              <w:left w:val="nil"/>
              <w:bottom w:val="nil"/>
              <w:right w:val="nil"/>
            </w:tcBorders>
            <w:vAlign w:val="center"/>
            <w:hideMark/>
          </w:tcPr>
          <w:p w14:paraId="736577B7"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16AEA969" w14:textId="5E1CDE73"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F1 - score</w:t>
            </w:r>
          </w:p>
        </w:tc>
        <w:tc>
          <w:tcPr>
            <w:tcW w:w="1077" w:type="dxa"/>
            <w:tcBorders>
              <w:top w:val="nil"/>
              <w:left w:val="nil"/>
              <w:bottom w:val="nil"/>
              <w:right w:val="nil"/>
            </w:tcBorders>
            <w:noWrap/>
            <w:vAlign w:val="bottom"/>
            <w:hideMark/>
          </w:tcPr>
          <w:p w14:paraId="45A5D36C" w14:textId="45EBD73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0.66</w:t>
            </w:r>
          </w:p>
        </w:tc>
        <w:tc>
          <w:tcPr>
            <w:tcW w:w="1077" w:type="dxa"/>
            <w:tcBorders>
              <w:top w:val="nil"/>
              <w:left w:val="nil"/>
              <w:bottom w:val="nil"/>
              <w:right w:val="nil"/>
            </w:tcBorders>
            <w:noWrap/>
            <w:vAlign w:val="bottom"/>
            <w:hideMark/>
          </w:tcPr>
          <w:p w14:paraId="05ACAB82" w14:textId="1339DC3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0.63</w:t>
            </w:r>
          </w:p>
        </w:tc>
        <w:tc>
          <w:tcPr>
            <w:tcW w:w="1077" w:type="dxa"/>
            <w:tcBorders>
              <w:top w:val="nil"/>
              <w:left w:val="nil"/>
              <w:bottom w:val="nil"/>
              <w:right w:val="nil"/>
            </w:tcBorders>
            <w:noWrap/>
            <w:vAlign w:val="bottom"/>
            <w:hideMark/>
          </w:tcPr>
          <w:p w14:paraId="4C3C4276" w14:textId="1508A07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0.87</w:t>
            </w:r>
          </w:p>
        </w:tc>
        <w:tc>
          <w:tcPr>
            <w:tcW w:w="1077" w:type="dxa"/>
            <w:tcBorders>
              <w:top w:val="nil"/>
              <w:left w:val="nil"/>
              <w:bottom w:val="nil"/>
              <w:right w:val="nil"/>
            </w:tcBorders>
            <w:noWrap/>
            <w:vAlign w:val="bottom"/>
            <w:hideMark/>
          </w:tcPr>
          <w:p w14:paraId="3ECE9776" w14:textId="48FA2A56"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0.88</w:t>
            </w:r>
          </w:p>
        </w:tc>
      </w:tr>
      <w:tr w:rsidR="005F4B2A" w:rsidRPr="008C6C8A" w14:paraId="6B462D9F" w14:textId="77777777" w:rsidTr="006A51C2">
        <w:trPr>
          <w:trHeight w:val="340"/>
          <w:jc w:val="center"/>
        </w:trPr>
        <w:tc>
          <w:tcPr>
            <w:tcW w:w="2775" w:type="dxa"/>
            <w:vMerge w:val="restart"/>
            <w:tcBorders>
              <w:top w:val="single" w:sz="4" w:space="0" w:color="auto"/>
              <w:left w:val="nil"/>
              <w:bottom w:val="nil"/>
              <w:right w:val="nil"/>
            </w:tcBorders>
            <w:noWrap/>
            <w:vAlign w:val="center"/>
            <w:hideMark/>
          </w:tcPr>
          <w:p w14:paraId="13C19ED7" w14:textId="77777777" w:rsidR="005F4B2A" w:rsidRDefault="005F4B2A" w:rsidP="005F4B2A">
            <w:pPr>
              <w:spacing w:after="0" w:line="240" w:lineRule="auto"/>
              <w:rPr>
                <w:rFonts w:ascii="Arial" w:eastAsia="Times New Roman" w:hAnsi="Arial" w:cs="Arial"/>
                <w:i/>
                <w:iCs/>
                <w:color w:val="000000"/>
                <w:sz w:val="20"/>
                <w:szCs w:val="20"/>
                <w:lang w:val="en-GB" w:eastAsia="pt-BR"/>
              </w:rPr>
            </w:pPr>
            <w:r w:rsidRPr="005F4B2A">
              <w:rPr>
                <w:rFonts w:ascii="Arial" w:eastAsia="Times New Roman" w:hAnsi="Arial" w:cs="Arial"/>
                <w:i/>
                <w:iCs/>
                <w:color w:val="000000"/>
                <w:sz w:val="20"/>
                <w:szCs w:val="20"/>
                <w:lang w:val="en-GB" w:eastAsia="pt-BR"/>
              </w:rPr>
              <w:t>Stenella longirostris</w:t>
            </w:r>
          </w:p>
          <w:p w14:paraId="7CB461B3" w14:textId="534BBBE8" w:rsidR="00A357D5" w:rsidRPr="005F4B2A" w:rsidRDefault="00A357D5" w:rsidP="005F4B2A">
            <w:pPr>
              <w:spacing w:after="0" w:line="240" w:lineRule="auto"/>
              <w:rPr>
                <w:rFonts w:ascii="Arial" w:eastAsia="Times New Roman" w:hAnsi="Arial" w:cs="Arial"/>
                <w:i/>
                <w:iCs/>
                <w:color w:val="000000"/>
                <w:sz w:val="20"/>
                <w:szCs w:val="20"/>
                <w:lang w:val="en-GB" w:eastAsia="pt-BR"/>
              </w:rPr>
            </w:pPr>
            <w:r>
              <w:rPr>
                <w:rFonts w:ascii="Arial" w:eastAsia="Times New Roman" w:hAnsi="Arial" w:cs="Arial"/>
                <w:color w:val="000000"/>
                <w:sz w:val="20"/>
                <w:szCs w:val="20"/>
                <w:lang w:val="en-GB" w:eastAsia="pt-BR"/>
              </w:rPr>
              <w:t>n</w:t>
            </w:r>
            <w:r w:rsidRPr="005F4B2A">
              <w:rPr>
                <w:rFonts w:ascii="Arial" w:eastAsia="Times New Roman" w:hAnsi="Arial" w:cs="Arial"/>
                <w:color w:val="000000"/>
                <w:sz w:val="20"/>
                <w:szCs w:val="20"/>
                <w:lang w:val="en-GB" w:eastAsia="pt-BR"/>
              </w:rPr>
              <w:t xml:space="preserve"> = </w:t>
            </w:r>
            <w:r w:rsidR="00EC2A7E">
              <w:rPr>
                <w:rFonts w:ascii="Arial" w:eastAsia="Times New Roman" w:hAnsi="Arial" w:cs="Arial"/>
                <w:color w:val="000000"/>
                <w:sz w:val="20"/>
                <w:szCs w:val="20"/>
                <w:lang w:val="en-GB" w:eastAsia="pt-BR"/>
              </w:rPr>
              <w:t>847</w:t>
            </w:r>
            <w:r w:rsidRPr="005F4B2A">
              <w:rPr>
                <w:rFonts w:ascii="Arial" w:eastAsia="Times New Roman" w:hAnsi="Arial" w:cs="Arial"/>
                <w:color w:val="000000"/>
                <w:sz w:val="20"/>
                <w:szCs w:val="20"/>
                <w:lang w:val="en-GB" w:eastAsia="pt-BR"/>
              </w:rPr>
              <w:t xml:space="preserve"> (</w:t>
            </w:r>
            <w:r w:rsidR="00EC2A7E">
              <w:rPr>
                <w:rFonts w:ascii="Arial" w:eastAsia="Times New Roman" w:hAnsi="Arial" w:cs="Arial"/>
                <w:color w:val="000000"/>
                <w:sz w:val="20"/>
                <w:szCs w:val="20"/>
                <w:lang w:val="en-GB" w:eastAsia="pt-BR"/>
              </w:rPr>
              <w:t>24</w:t>
            </w:r>
            <w:r w:rsidRPr="005F4B2A">
              <w:rPr>
                <w:rFonts w:ascii="Arial" w:eastAsia="Times New Roman" w:hAnsi="Arial" w:cs="Arial"/>
                <w:color w:val="000000"/>
                <w:sz w:val="20"/>
                <w:szCs w:val="20"/>
                <w:lang w:val="en-GB" w:eastAsia="pt-BR"/>
              </w:rPr>
              <w:t>)</w:t>
            </w:r>
          </w:p>
        </w:tc>
        <w:tc>
          <w:tcPr>
            <w:tcW w:w="1474" w:type="dxa"/>
            <w:tcBorders>
              <w:top w:val="single" w:sz="4" w:space="0" w:color="auto"/>
              <w:left w:val="nil"/>
              <w:bottom w:val="nil"/>
              <w:right w:val="nil"/>
            </w:tcBorders>
            <w:noWrap/>
            <w:vAlign w:val="bottom"/>
            <w:hideMark/>
          </w:tcPr>
          <w:p w14:paraId="2F14F94E" w14:textId="48BD30F7"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Precision</w:t>
            </w:r>
          </w:p>
        </w:tc>
        <w:tc>
          <w:tcPr>
            <w:tcW w:w="1077" w:type="dxa"/>
            <w:tcBorders>
              <w:top w:val="single" w:sz="4" w:space="0" w:color="auto"/>
              <w:left w:val="nil"/>
              <w:bottom w:val="nil"/>
              <w:right w:val="nil"/>
            </w:tcBorders>
            <w:noWrap/>
            <w:vAlign w:val="bottom"/>
            <w:hideMark/>
          </w:tcPr>
          <w:p w14:paraId="52ACE0C1" w14:textId="173E0D51"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0.65</w:t>
            </w:r>
          </w:p>
        </w:tc>
        <w:tc>
          <w:tcPr>
            <w:tcW w:w="1077" w:type="dxa"/>
            <w:tcBorders>
              <w:top w:val="single" w:sz="4" w:space="0" w:color="auto"/>
              <w:left w:val="nil"/>
              <w:bottom w:val="nil"/>
              <w:right w:val="nil"/>
            </w:tcBorders>
            <w:noWrap/>
            <w:vAlign w:val="bottom"/>
            <w:hideMark/>
          </w:tcPr>
          <w:p w14:paraId="4D372786" w14:textId="64059134"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0.58</w:t>
            </w:r>
          </w:p>
        </w:tc>
        <w:tc>
          <w:tcPr>
            <w:tcW w:w="1077" w:type="dxa"/>
            <w:tcBorders>
              <w:top w:val="single" w:sz="4" w:space="0" w:color="auto"/>
              <w:left w:val="nil"/>
              <w:bottom w:val="nil"/>
              <w:right w:val="nil"/>
            </w:tcBorders>
            <w:noWrap/>
            <w:vAlign w:val="bottom"/>
            <w:hideMark/>
          </w:tcPr>
          <w:p w14:paraId="57F43098" w14:textId="56271C33"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0.78</w:t>
            </w:r>
          </w:p>
        </w:tc>
        <w:tc>
          <w:tcPr>
            <w:tcW w:w="1077" w:type="dxa"/>
            <w:tcBorders>
              <w:top w:val="single" w:sz="4" w:space="0" w:color="auto"/>
              <w:left w:val="nil"/>
              <w:bottom w:val="nil"/>
              <w:right w:val="nil"/>
            </w:tcBorders>
            <w:noWrap/>
            <w:vAlign w:val="bottom"/>
            <w:hideMark/>
          </w:tcPr>
          <w:p w14:paraId="4DF92D28" w14:textId="64AA496E"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0.91</w:t>
            </w:r>
          </w:p>
        </w:tc>
      </w:tr>
      <w:tr w:rsidR="005F4B2A" w:rsidRPr="008C6C8A" w14:paraId="13FF9C6A" w14:textId="77777777" w:rsidTr="006A51C2">
        <w:trPr>
          <w:trHeight w:val="340"/>
          <w:jc w:val="center"/>
        </w:trPr>
        <w:tc>
          <w:tcPr>
            <w:tcW w:w="2775" w:type="dxa"/>
            <w:vMerge/>
            <w:tcBorders>
              <w:top w:val="nil"/>
              <w:left w:val="nil"/>
              <w:bottom w:val="nil"/>
              <w:right w:val="nil"/>
            </w:tcBorders>
            <w:vAlign w:val="center"/>
            <w:hideMark/>
          </w:tcPr>
          <w:p w14:paraId="7E5121A5"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0984C4EF" w14:textId="7BAF8FB7"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Recall</w:t>
            </w:r>
          </w:p>
        </w:tc>
        <w:tc>
          <w:tcPr>
            <w:tcW w:w="1077" w:type="dxa"/>
            <w:tcBorders>
              <w:top w:val="nil"/>
              <w:left w:val="nil"/>
              <w:bottom w:val="nil"/>
              <w:right w:val="nil"/>
            </w:tcBorders>
            <w:noWrap/>
            <w:vAlign w:val="bottom"/>
            <w:hideMark/>
          </w:tcPr>
          <w:p w14:paraId="4583C064" w14:textId="0BDDF00C"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0.52</w:t>
            </w:r>
          </w:p>
        </w:tc>
        <w:tc>
          <w:tcPr>
            <w:tcW w:w="1077" w:type="dxa"/>
            <w:tcBorders>
              <w:top w:val="nil"/>
              <w:left w:val="nil"/>
              <w:bottom w:val="nil"/>
              <w:right w:val="nil"/>
            </w:tcBorders>
            <w:noWrap/>
            <w:vAlign w:val="bottom"/>
            <w:hideMark/>
          </w:tcPr>
          <w:p w14:paraId="6A78A5AD" w14:textId="53CD5E9E"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0.50</w:t>
            </w:r>
          </w:p>
        </w:tc>
        <w:tc>
          <w:tcPr>
            <w:tcW w:w="1077" w:type="dxa"/>
            <w:tcBorders>
              <w:top w:val="nil"/>
              <w:left w:val="nil"/>
              <w:bottom w:val="nil"/>
              <w:right w:val="nil"/>
            </w:tcBorders>
            <w:noWrap/>
            <w:vAlign w:val="bottom"/>
            <w:hideMark/>
          </w:tcPr>
          <w:p w14:paraId="3178C686" w14:textId="71518016"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0.83</w:t>
            </w:r>
          </w:p>
        </w:tc>
        <w:tc>
          <w:tcPr>
            <w:tcW w:w="1077" w:type="dxa"/>
            <w:tcBorders>
              <w:top w:val="nil"/>
              <w:left w:val="nil"/>
              <w:bottom w:val="nil"/>
              <w:right w:val="nil"/>
            </w:tcBorders>
            <w:noWrap/>
            <w:vAlign w:val="bottom"/>
            <w:hideMark/>
          </w:tcPr>
          <w:p w14:paraId="0164D302" w14:textId="7E49FCF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0.81</w:t>
            </w:r>
          </w:p>
        </w:tc>
      </w:tr>
      <w:tr w:rsidR="005F4B2A" w:rsidRPr="008C6C8A" w14:paraId="04523592" w14:textId="77777777" w:rsidTr="006A51C2">
        <w:trPr>
          <w:trHeight w:val="340"/>
          <w:jc w:val="center"/>
        </w:trPr>
        <w:tc>
          <w:tcPr>
            <w:tcW w:w="2775" w:type="dxa"/>
            <w:vMerge/>
            <w:tcBorders>
              <w:top w:val="nil"/>
              <w:left w:val="nil"/>
              <w:bottom w:val="single" w:sz="4" w:space="0" w:color="auto"/>
              <w:right w:val="nil"/>
            </w:tcBorders>
            <w:vAlign w:val="center"/>
            <w:hideMark/>
          </w:tcPr>
          <w:p w14:paraId="50205A30"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single" w:sz="4" w:space="0" w:color="auto"/>
              <w:right w:val="nil"/>
            </w:tcBorders>
            <w:noWrap/>
            <w:vAlign w:val="bottom"/>
            <w:hideMark/>
          </w:tcPr>
          <w:p w14:paraId="0430B3F4" w14:textId="651D1950"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F1 - score</w:t>
            </w:r>
          </w:p>
        </w:tc>
        <w:tc>
          <w:tcPr>
            <w:tcW w:w="1077" w:type="dxa"/>
            <w:tcBorders>
              <w:top w:val="nil"/>
              <w:left w:val="nil"/>
              <w:bottom w:val="single" w:sz="4" w:space="0" w:color="auto"/>
              <w:right w:val="nil"/>
            </w:tcBorders>
            <w:noWrap/>
            <w:vAlign w:val="bottom"/>
            <w:hideMark/>
          </w:tcPr>
          <w:p w14:paraId="5B743E9A" w14:textId="473257D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0.58</w:t>
            </w:r>
          </w:p>
        </w:tc>
        <w:tc>
          <w:tcPr>
            <w:tcW w:w="1077" w:type="dxa"/>
            <w:tcBorders>
              <w:top w:val="nil"/>
              <w:left w:val="nil"/>
              <w:bottom w:val="single" w:sz="4" w:space="0" w:color="auto"/>
              <w:right w:val="nil"/>
            </w:tcBorders>
            <w:noWrap/>
            <w:vAlign w:val="bottom"/>
            <w:hideMark/>
          </w:tcPr>
          <w:p w14:paraId="1592852C" w14:textId="36CEC2A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0.54</w:t>
            </w:r>
          </w:p>
        </w:tc>
        <w:tc>
          <w:tcPr>
            <w:tcW w:w="1077" w:type="dxa"/>
            <w:tcBorders>
              <w:top w:val="nil"/>
              <w:left w:val="nil"/>
              <w:bottom w:val="single" w:sz="4" w:space="0" w:color="auto"/>
              <w:right w:val="nil"/>
            </w:tcBorders>
            <w:noWrap/>
            <w:vAlign w:val="bottom"/>
            <w:hideMark/>
          </w:tcPr>
          <w:p w14:paraId="310B99B0" w14:textId="149EB07F"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0.81</w:t>
            </w:r>
          </w:p>
        </w:tc>
        <w:tc>
          <w:tcPr>
            <w:tcW w:w="1077" w:type="dxa"/>
            <w:tcBorders>
              <w:top w:val="nil"/>
              <w:left w:val="nil"/>
              <w:bottom w:val="single" w:sz="4" w:space="0" w:color="auto"/>
              <w:right w:val="nil"/>
            </w:tcBorders>
            <w:noWrap/>
            <w:vAlign w:val="bottom"/>
            <w:hideMark/>
          </w:tcPr>
          <w:p w14:paraId="2513D153" w14:textId="571493C1"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0.85</w:t>
            </w:r>
          </w:p>
        </w:tc>
      </w:tr>
      <w:tr w:rsidR="005F4B2A" w:rsidRPr="008C6C8A" w14:paraId="2E801C93" w14:textId="77777777" w:rsidTr="006A51C2">
        <w:trPr>
          <w:trHeight w:val="340"/>
          <w:jc w:val="center"/>
        </w:trPr>
        <w:tc>
          <w:tcPr>
            <w:tcW w:w="2775" w:type="dxa"/>
            <w:vMerge w:val="restart"/>
            <w:tcBorders>
              <w:top w:val="single" w:sz="4" w:space="0" w:color="auto"/>
              <w:left w:val="nil"/>
              <w:bottom w:val="nil"/>
              <w:right w:val="nil"/>
            </w:tcBorders>
            <w:noWrap/>
            <w:vAlign w:val="center"/>
            <w:hideMark/>
          </w:tcPr>
          <w:p w14:paraId="0C341CF5" w14:textId="77777777" w:rsidR="005F4B2A" w:rsidRDefault="005F4B2A" w:rsidP="005F4B2A">
            <w:pPr>
              <w:spacing w:after="0" w:line="240" w:lineRule="auto"/>
              <w:rPr>
                <w:rFonts w:ascii="Arial" w:eastAsia="Times New Roman" w:hAnsi="Arial" w:cs="Arial"/>
                <w:i/>
                <w:iCs/>
                <w:color w:val="000000"/>
                <w:sz w:val="20"/>
                <w:szCs w:val="20"/>
                <w:lang w:val="en-GB" w:eastAsia="pt-BR"/>
              </w:rPr>
            </w:pPr>
            <w:r w:rsidRPr="005F4B2A">
              <w:rPr>
                <w:rFonts w:ascii="Arial" w:eastAsia="Times New Roman" w:hAnsi="Arial" w:cs="Arial"/>
                <w:i/>
                <w:iCs/>
                <w:color w:val="000000"/>
                <w:sz w:val="20"/>
                <w:szCs w:val="20"/>
                <w:lang w:val="en-GB" w:eastAsia="pt-BR"/>
              </w:rPr>
              <w:t>Tursiops truncatus</w:t>
            </w:r>
          </w:p>
          <w:p w14:paraId="60DDE267" w14:textId="45D9C4ED" w:rsidR="00A357D5" w:rsidRPr="005F4B2A" w:rsidRDefault="00A357D5" w:rsidP="005F4B2A">
            <w:pPr>
              <w:spacing w:after="0" w:line="240" w:lineRule="auto"/>
              <w:rPr>
                <w:rFonts w:ascii="Arial" w:eastAsia="Times New Roman" w:hAnsi="Arial" w:cs="Arial"/>
                <w:i/>
                <w:iCs/>
                <w:color w:val="000000"/>
                <w:sz w:val="20"/>
                <w:szCs w:val="20"/>
                <w:lang w:val="en-GB" w:eastAsia="pt-BR"/>
              </w:rPr>
            </w:pPr>
            <w:r>
              <w:rPr>
                <w:rFonts w:ascii="Arial" w:eastAsia="Times New Roman" w:hAnsi="Arial" w:cs="Arial"/>
                <w:color w:val="000000"/>
                <w:sz w:val="20"/>
                <w:szCs w:val="20"/>
                <w:lang w:val="en-GB" w:eastAsia="pt-BR"/>
              </w:rPr>
              <w:t>n</w:t>
            </w:r>
            <w:r w:rsidRPr="005F4B2A">
              <w:rPr>
                <w:rFonts w:ascii="Arial" w:eastAsia="Times New Roman" w:hAnsi="Arial" w:cs="Arial"/>
                <w:color w:val="000000"/>
                <w:sz w:val="20"/>
                <w:szCs w:val="20"/>
                <w:lang w:val="en-GB" w:eastAsia="pt-BR"/>
              </w:rPr>
              <w:t xml:space="preserve"> = </w:t>
            </w:r>
            <w:r w:rsidR="00EC2A7E">
              <w:rPr>
                <w:rFonts w:ascii="Arial" w:eastAsia="Times New Roman" w:hAnsi="Arial" w:cs="Arial"/>
                <w:color w:val="000000"/>
                <w:sz w:val="20"/>
                <w:szCs w:val="20"/>
                <w:lang w:val="en-GB" w:eastAsia="pt-BR"/>
              </w:rPr>
              <w:t>826</w:t>
            </w:r>
            <w:r w:rsidRPr="005F4B2A">
              <w:rPr>
                <w:rFonts w:ascii="Arial" w:eastAsia="Times New Roman" w:hAnsi="Arial" w:cs="Arial"/>
                <w:color w:val="000000"/>
                <w:sz w:val="20"/>
                <w:szCs w:val="20"/>
                <w:lang w:val="en-GB" w:eastAsia="pt-BR"/>
              </w:rPr>
              <w:t xml:space="preserve"> (</w:t>
            </w:r>
            <w:r w:rsidR="00EC2A7E">
              <w:rPr>
                <w:rFonts w:ascii="Arial" w:eastAsia="Times New Roman" w:hAnsi="Arial" w:cs="Arial"/>
                <w:color w:val="000000"/>
                <w:sz w:val="20"/>
                <w:szCs w:val="20"/>
                <w:lang w:val="en-GB" w:eastAsia="pt-BR"/>
              </w:rPr>
              <w:t>3</w:t>
            </w:r>
            <w:r w:rsidRPr="005F4B2A">
              <w:rPr>
                <w:rFonts w:ascii="Arial" w:eastAsia="Times New Roman" w:hAnsi="Arial" w:cs="Arial"/>
                <w:color w:val="000000"/>
                <w:sz w:val="20"/>
                <w:szCs w:val="20"/>
                <w:lang w:val="en-GB" w:eastAsia="pt-BR"/>
              </w:rPr>
              <w:t>8)</w:t>
            </w:r>
          </w:p>
        </w:tc>
        <w:tc>
          <w:tcPr>
            <w:tcW w:w="1474" w:type="dxa"/>
            <w:tcBorders>
              <w:top w:val="single" w:sz="4" w:space="0" w:color="auto"/>
              <w:left w:val="nil"/>
              <w:bottom w:val="nil"/>
              <w:right w:val="nil"/>
            </w:tcBorders>
            <w:noWrap/>
            <w:vAlign w:val="bottom"/>
            <w:hideMark/>
          </w:tcPr>
          <w:p w14:paraId="3B436462" w14:textId="37E84460"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Precision</w:t>
            </w:r>
          </w:p>
        </w:tc>
        <w:tc>
          <w:tcPr>
            <w:tcW w:w="1077" w:type="dxa"/>
            <w:tcBorders>
              <w:top w:val="single" w:sz="4" w:space="0" w:color="auto"/>
              <w:left w:val="nil"/>
              <w:bottom w:val="nil"/>
              <w:right w:val="nil"/>
            </w:tcBorders>
            <w:noWrap/>
            <w:vAlign w:val="bottom"/>
            <w:hideMark/>
          </w:tcPr>
          <w:p w14:paraId="236ECAB6" w14:textId="6A025609"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0.53</w:t>
            </w:r>
          </w:p>
        </w:tc>
        <w:tc>
          <w:tcPr>
            <w:tcW w:w="1077" w:type="dxa"/>
            <w:tcBorders>
              <w:top w:val="single" w:sz="4" w:space="0" w:color="auto"/>
              <w:left w:val="nil"/>
              <w:bottom w:val="nil"/>
              <w:right w:val="nil"/>
            </w:tcBorders>
            <w:noWrap/>
            <w:vAlign w:val="bottom"/>
            <w:hideMark/>
          </w:tcPr>
          <w:p w14:paraId="6C636A0D" w14:textId="2AC5C95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0.36</w:t>
            </w:r>
          </w:p>
        </w:tc>
        <w:tc>
          <w:tcPr>
            <w:tcW w:w="1077" w:type="dxa"/>
            <w:tcBorders>
              <w:top w:val="single" w:sz="4" w:space="0" w:color="auto"/>
              <w:left w:val="nil"/>
              <w:bottom w:val="nil"/>
              <w:right w:val="nil"/>
            </w:tcBorders>
            <w:noWrap/>
            <w:vAlign w:val="bottom"/>
            <w:hideMark/>
          </w:tcPr>
          <w:p w14:paraId="3CE86EEE" w14:textId="61427CE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0.81</w:t>
            </w:r>
          </w:p>
        </w:tc>
        <w:tc>
          <w:tcPr>
            <w:tcW w:w="1077" w:type="dxa"/>
            <w:tcBorders>
              <w:top w:val="single" w:sz="4" w:space="0" w:color="auto"/>
              <w:left w:val="nil"/>
              <w:bottom w:val="nil"/>
              <w:right w:val="nil"/>
            </w:tcBorders>
            <w:noWrap/>
            <w:vAlign w:val="bottom"/>
            <w:hideMark/>
          </w:tcPr>
          <w:p w14:paraId="3BF48431" w14:textId="05576FF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0.74</w:t>
            </w:r>
          </w:p>
        </w:tc>
      </w:tr>
      <w:tr w:rsidR="005F4B2A" w:rsidRPr="008C6C8A" w14:paraId="551A9C76" w14:textId="77777777" w:rsidTr="006A51C2">
        <w:trPr>
          <w:trHeight w:val="340"/>
          <w:jc w:val="center"/>
        </w:trPr>
        <w:tc>
          <w:tcPr>
            <w:tcW w:w="2775" w:type="dxa"/>
            <w:vMerge/>
            <w:tcBorders>
              <w:top w:val="nil"/>
              <w:left w:val="nil"/>
              <w:bottom w:val="nil"/>
              <w:right w:val="nil"/>
            </w:tcBorders>
            <w:vAlign w:val="center"/>
            <w:hideMark/>
          </w:tcPr>
          <w:p w14:paraId="03D505E7"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nil"/>
              <w:right w:val="nil"/>
            </w:tcBorders>
            <w:noWrap/>
            <w:vAlign w:val="bottom"/>
            <w:hideMark/>
          </w:tcPr>
          <w:p w14:paraId="1E5021DF" w14:textId="1ABFEB92"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Recall</w:t>
            </w:r>
          </w:p>
        </w:tc>
        <w:tc>
          <w:tcPr>
            <w:tcW w:w="1077" w:type="dxa"/>
            <w:tcBorders>
              <w:top w:val="nil"/>
              <w:left w:val="nil"/>
              <w:bottom w:val="nil"/>
              <w:right w:val="nil"/>
            </w:tcBorders>
            <w:noWrap/>
            <w:vAlign w:val="bottom"/>
            <w:hideMark/>
          </w:tcPr>
          <w:p w14:paraId="03302F46" w14:textId="718A8F83"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0.31</w:t>
            </w:r>
          </w:p>
        </w:tc>
        <w:tc>
          <w:tcPr>
            <w:tcW w:w="1077" w:type="dxa"/>
            <w:tcBorders>
              <w:top w:val="nil"/>
              <w:left w:val="nil"/>
              <w:bottom w:val="nil"/>
              <w:right w:val="nil"/>
            </w:tcBorders>
            <w:noWrap/>
            <w:vAlign w:val="bottom"/>
            <w:hideMark/>
          </w:tcPr>
          <w:p w14:paraId="6A9239F0" w14:textId="6E1E3A86"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0.17</w:t>
            </w:r>
          </w:p>
        </w:tc>
        <w:tc>
          <w:tcPr>
            <w:tcW w:w="1077" w:type="dxa"/>
            <w:tcBorders>
              <w:top w:val="nil"/>
              <w:left w:val="nil"/>
              <w:bottom w:val="nil"/>
              <w:right w:val="nil"/>
            </w:tcBorders>
            <w:noWrap/>
            <w:vAlign w:val="bottom"/>
            <w:hideMark/>
          </w:tcPr>
          <w:p w14:paraId="06C59E29" w14:textId="6C36F828"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0.31</w:t>
            </w:r>
          </w:p>
        </w:tc>
        <w:tc>
          <w:tcPr>
            <w:tcW w:w="1077" w:type="dxa"/>
            <w:tcBorders>
              <w:top w:val="nil"/>
              <w:left w:val="nil"/>
              <w:bottom w:val="nil"/>
              <w:right w:val="nil"/>
            </w:tcBorders>
            <w:noWrap/>
            <w:vAlign w:val="bottom"/>
            <w:hideMark/>
          </w:tcPr>
          <w:p w14:paraId="66513993" w14:textId="53D0C0FA"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0.57</w:t>
            </w:r>
          </w:p>
        </w:tc>
      </w:tr>
      <w:tr w:rsidR="005F4B2A" w:rsidRPr="008C6C8A" w14:paraId="6C90B31C" w14:textId="77777777" w:rsidTr="006A51C2">
        <w:trPr>
          <w:trHeight w:val="340"/>
          <w:jc w:val="center"/>
        </w:trPr>
        <w:tc>
          <w:tcPr>
            <w:tcW w:w="2775" w:type="dxa"/>
            <w:vMerge/>
            <w:tcBorders>
              <w:top w:val="nil"/>
              <w:left w:val="nil"/>
              <w:bottom w:val="single" w:sz="4" w:space="0" w:color="auto"/>
              <w:right w:val="nil"/>
            </w:tcBorders>
            <w:vAlign w:val="center"/>
            <w:hideMark/>
          </w:tcPr>
          <w:p w14:paraId="78F12F75" w14:textId="77777777" w:rsidR="005F4B2A" w:rsidRPr="005F4B2A" w:rsidRDefault="005F4B2A" w:rsidP="005F4B2A">
            <w:pPr>
              <w:spacing w:after="0" w:line="240" w:lineRule="auto"/>
              <w:rPr>
                <w:rFonts w:ascii="Arial" w:eastAsia="Times New Roman" w:hAnsi="Arial" w:cs="Arial"/>
                <w:color w:val="000000"/>
                <w:sz w:val="20"/>
                <w:szCs w:val="20"/>
                <w:lang w:val="en-GB" w:eastAsia="pt-BR"/>
              </w:rPr>
            </w:pPr>
          </w:p>
        </w:tc>
        <w:tc>
          <w:tcPr>
            <w:tcW w:w="1474" w:type="dxa"/>
            <w:tcBorders>
              <w:top w:val="nil"/>
              <w:left w:val="nil"/>
              <w:bottom w:val="single" w:sz="4" w:space="0" w:color="auto"/>
              <w:right w:val="nil"/>
            </w:tcBorders>
            <w:noWrap/>
            <w:vAlign w:val="bottom"/>
            <w:hideMark/>
          </w:tcPr>
          <w:p w14:paraId="57B69E7A" w14:textId="1DEB2B3B"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F1 - score</w:t>
            </w:r>
          </w:p>
        </w:tc>
        <w:tc>
          <w:tcPr>
            <w:tcW w:w="1077" w:type="dxa"/>
            <w:tcBorders>
              <w:top w:val="nil"/>
              <w:left w:val="nil"/>
              <w:bottom w:val="single" w:sz="4" w:space="0" w:color="auto"/>
              <w:right w:val="nil"/>
            </w:tcBorders>
            <w:noWrap/>
            <w:vAlign w:val="bottom"/>
            <w:hideMark/>
          </w:tcPr>
          <w:p w14:paraId="13EA9BA5" w14:textId="20C31744"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0.39</w:t>
            </w:r>
          </w:p>
        </w:tc>
        <w:tc>
          <w:tcPr>
            <w:tcW w:w="1077" w:type="dxa"/>
            <w:tcBorders>
              <w:top w:val="nil"/>
              <w:left w:val="nil"/>
              <w:bottom w:val="single" w:sz="4" w:space="0" w:color="auto"/>
              <w:right w:val="nil"/>
            </w:tcBorders>
            <w:noWrap/>
            <w:vAlign w:val="bottom"/>
            <w:hideMark/>
          </w:tcPr>
          <w:p w14:paraId="2A61BCF1" w14:textId="47134374"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0.23</w:t>
            </w:r>
          </w:p>
        </w:tc>
        <w:tc>
          <w:tcPr>
            <w:tcW w:w="1077" w:type="dxa"/>
            <w:tcBorders>
              <w:top w:val="nil"/>
              <w:left w:val="nil"/>
              <w:bottom w:val="single" w:sz="4" w:space="0" w:color="auto"/>
              <w:right w:val="nil"/>
            </w:tcBorders>
            <w:noWrap/>
            <w:vAlign w:val="bottom"/>
            <w:hideMark/>
          </w:tcPr>
          <w:p w14:paraId="029A45A4" w14:textId="76A5EBEB"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0.45</w:t>
            </w:r>
          </w:p>
        </w:tc>
        <w:tc>
          <w:tcPr>
            <w:tcW w:w="1077" w:type="dxa"/>
            <w:tcBorders>
              <w:top w:val="nil"/>
              <w:left w:val="nil"/>
              <w:bottom w:val="single" w:sz="4" w:space="0" w:color="auto"/>
              <w:right w:val="nil"/>
            </w:tcBorders>
            <w:noWrap/>
            <w:vAlign w:val="bottom"/>
            <w:hideMark/>
          </w:tcPr>
          <w:p w14:paraId="736E611E" w14:textId="20FF86DB" w:rsidR="005F4B2A" w:rsidRPr="005F4B2A" w:rsidRDefault="005F4B2A" w:rsidP="005F4B2A">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0.64</w:t>
            </w:r>
          </w:p>
        </w:tc>
      </w:tr>
      <w:tr w:rsidR="00D961A5" w:rsidRPr="008C6C8A" w14:paraId="4411AEFB" w14:textId="77777777" w:rsidTr="006A51C2">
        <w:trPr>
          <w:trHeight w:val="340"/>
          <w:jc w:val="center"/>
        </w:trPr>
        <w:tc>
          <w:tcPr>
            <w:tcW w:w="2775" w:type="dxa"/>
            <w:tcBorders>
              <w:left w:val="nil"/>
              <w:right w:val="nil"/>
            </w:tcBorders>
            <w:noWrap/>
            <w:vAlign w:val="center"/>
          </w:tcPr>
          <w:p w14:paraId="063429A5" w14:textId="5036F579" w:rsidR="00D961A5" w:rsidRPr="005F4B2A" w:rsidRDefault="005F4B2A" w:rsidP="006A51C2">
            <w:pPr>
              <w:spacing w:after="0" w:line="240" w:lineRule="auto"/>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Accuracy</w:t>
            </w:r>
            <w:r w:rsidR="00D961A5" w:rsidRPr="005F4B2A">
              <w:rPr>
                <w:rFonts w:ascii="Arial" w:eastAsia="Times New Roman" w:hAnsi="Arial" w:cs="Arial"/>
                <w:color w:val="000000"/>
                <w:sz w:val="20"/>
                <w:szCs w:val="20"/>
                <w:lang w:val="en-GB" w:eastAsia="pt-BR"/>
              </w:rPr>
              <w:t xml:space="preserve"> </w:t>
            </w:r>
          </w:p>
        </w:tc>
        <w:tc>
          <w:tcPr>
            <w:tcW w:w="1474" w:type="dxa"/>
            <w:tcBorders>
              <w:left w:val="nil"/>
              <w:right w:val="nil"/>
            </w:tcBorders>
            <w:noWrap/>
            <w:vAlign w:val="center"/>
          </w:tcPr>
          <w:p w14:paraId="1A2E44C8" w14:textId="77777777"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p>
        </w:tc>
        <w:tc>
          <w:tcPr>
            <w:tcW w:w="1077" w:type="dxa"/>
            <w:tcBorders>
              <w:left w:val="nil"/>
              <w:right w:val="nil"/>
            </w:tcBorders>
            <w:noWrap/>
            <w:vAlign w:val="center"/>
          </w:tcPr>
          <w:p w14:paraId="7C117C14" w14:textId="4889E7E9"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53</w:t>
            </w:r>
          </w:p>
        </w:tc>
        <w:tc>
          <w:tcPr>
            <w:tcW w:w="1077" w:type="dxa"/>
            <w:tcBorders>
              <w:left w:val="nil"/>
              <w:right w:val="nil"/>
            </w:tcBorders>
            <w:noWrap/>
            <w:vAlign w:val="center"/>
          </w:tcPr>
          <w:p w14:paraId="45D1F9C9" w14:textId="2FD314AD"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47</w:t>
            </w:r>
          </w:p>
        </w:tc>
        <w:tc>
          <w:tcPr>
            <w:tcW w:w="1077" w:type="dxa"/>
            <w:tcBorders>
              <w:left w:val="nil"/>
              <w:right w:val="nil"/>
            </w:tcBorders>
            <w:noWrap/>
            <w:vAlign w:val="center"/>
          </w:tcPr>
          <w:p w14:paraId="23686ADD" w14:textId="06FAA0CE"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76</w:t>
            </w:r>
          </w:p>
        </w:tc>
        <w:tc>
          <w:tcPr>
            <w:tcW w:w="1077" w:type="dxa"/>
            <w:tcBorders>
              <w:left w:val="nil"/>
              <w:right w:val="nil"/>
            </w:tcBorders>
            <w:noWrap/>
            <w:vAlign w:val="center"/>
          </w:tcPr>
          <w:p w14:paraId="77D867C3" w14:textId="542FFC5B"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r w:rsidRPr="005F4B2A">
              <w:rPr>
                <w:rFonts w:ascii="Arial" w:eastAsia="Times New Roman" w:hAnsi="Arial" w:cs="Arial"/>
                <w:color w:val="000000"/>
                <w:sz w:val="20"/>
                <w:szCs w:val="20"/>
                <w:lang w:val="en-GB" w:eastAsia="pt-BR"/>
              </w:rPr>
              <w:t>0</w:t>
            </w:r>
            <w:r w:rsidR="005F4B2A" w:rsidRPr="005F4B2A">
              <w:rPr>
                <w:rFonts w:ascii="Arial" w:eastAsia="Times New Roman" w:hAnsi="Arial" w:cs="Arial"/>
                <w:color w:val="000000"/>
                <w:sz w:val="20"/>
                <w:szCs w:val="20"/>
                <w:lang w:val="en-GB" w:eastAsia="pt-BR"/>
              </w:rPr>
              <w:t>.</w:t>
            </w:r>
            <w:r w:rsidRPr="005F4B2A">
              <w:rPr>
                <w:rFonts w:ascii="Arial" w:eastAsia="Times New Roman" w:hAnsi="Arial" w:cs="Arial"/>
                <w:color w:val="000000"/>
                <w:sz w:val="20"/>
                <w:szCs w:val="20"/>
                <w:lang w:val="en-GB" w:eastAsia="pt-BR"/>
              </w:rPr>
              <w:t>78</w:t>
            </w:r>
          </w:p>
        </w:tc>
      </w:tr>
      <w:tr w:rsidR="00D961A5" w:rsidRPr="008C6C8A" w14:paraId="50143A2B" w14:textId="77777777" w:rsidTr="006A51C2">
        <w:trPr>
          <w:trHeight w:val="340"/>
          <w:jc w:val="center"/>
        </w:trPr>
        <w:tc>
          <w:tcPr>
            <w:tcW w:w="2775" w:type="dxa"/>
            <w:tcBorders>
              <w:left w:val="nil"/>
              <w:right w:val="nil"/>
            </w:tcBorders>
            <w:noWrap/>
            <w:vAlign w:val="center"/>
          </w:tcPr>
          <w:p w14:paraId="7572B8DC" w14:textId="251C17E8" w:rsidR="00D961A5" w:rsidRPr="005F4B2A" w:rsidRDefault="005F4B2A" w:rsidP="006A51C2">
            <w:pPr>
              <w:spacing w:after="0" w:line="240" w:lineRule="auto"/>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Balanced Accuracy</w:t>
            </w:r>
          </w:p>
        </w:tc>
        <w:tc>
          <w:tcPr>
            <w:tcW w:w="1474" w:type="dxa"/>
            <w:tcBorders>
              <w:left w:val="nil"/>
              <w:right w:val="nil"/>
            </w:tcBorders>
            <w:noWrap/>
            <w:vAlign w:val="center"/>
          </w:tcPr>
          <w:p w14:paraId="4D2ABC6B" w14:textId="77777777"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p>
        </w:tc>
        <w:tc>
          <w:tcPr>
            <w:tcW w:w="1077" w:type="dxa"/>
            <w:tcBorders>
              <w:left w:val="nil"/>
              <w:right w:val="nil"/>
            </w:tcBorders>
            <w:noWrap/>
            <w:vAlign w:val="center"/>
          </w:tcPr>
          <w:p w14:paraId="7B8B2F4E" w14:textId="6CE9717C"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0</w:t>
            </w:r>
            <w:r w:rsidR="005F4B2A" w:rsidRPr="005F4B2A">
              <w:rPr>
                <w:rFonts w:ascii="Arial" w:eastAsia="Times New Roman" w:hAnsi="Arial" w:cs="Arial"/>
                <w:b/>
                <w:bCs/>
                <w:color w:val="000000"/>
                <w:sz w:val="20"/>
                <w:szCs w:val="20"/>
                <w:lang w:val="en-GB" w:eastAsia="pt-BR"/>
              </w:rPr>
              <w:t>.</w:t>
            </w:r>
            <w:r w:rsidRPr="005F4B2A">
              <w:rPr>
                <w:rFonts w:ascii="Arial" w:eastAsia="Times New Roman" w:hAnsi="Arial" w:cs="Arial"/>
                <w:b/>
                <w:bCs/>
                <w:color w:val="000000"/>
                <w:sz w:val="20"/>
                <w:szCs w:val="20"/>
                <w:lang w:val="en-GB" w:eastAsia="pt-BR"/>
              </w:rPr>
              <w:t>57</w:t>
            </w:r>
          </w:p>
        </w:tc>
        <w:tc>
          <w:tcPr>
            <w:tcW w:w="1077" w:type="dxa"/>
            <w:tcBorders>
              <w:left w:val="nil"/>
              <w:right w:val="nil"/>
            </w:tcBorders>
            <w:noWrap/>
            <w:vAlign w:val="center"/>
          </w:tcPr>
          <w:p w14:paraId="25A2CCC2" w14:textId="4BCF77C3"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0</w:t>
            </w:r>
            <w:r w:rsidR="005F4B2A" w:rsidRPr="005F4B2A">
              <w:rPr>
                <w:rFonts w:ascii="Arial" w:eastAsia="Times New Roman" w:hAnsi="Arial" w:cs="Arial"/>
                <w:b/>
                <w:bCs/>
                <w:color w:val="000000"/>
                <w:sz w:val="20"/>
                <w:szCs w:val="20"/>
                <w:lang w:val="en-GB" w:eastAsia="pt-BR"/>
              </w:rPr>
              <w:t>.</w:t>
            </w:r>
            <w:r w:rsidRPr="005F4B2A">
              <w:rPr>
                <w:rFonts w:ascii="Arial" w:eastAsia="Times New Roman" w:hAnsi="Arial" w:cs="Arial"/>
                <w:b/>
                <w:bCs/>
                <w:color w:val="000000"/>
                <w:sz w:val="20"/>
                <w:szCs w:val="20"/>
                <w:lang w:val="en-GB" w:eastAsia="pt-BR"/>
              </w:rPr>
              <w:t>51</w:t>
            </w:r>
          </w:p>
        </w:tc>
        <w:tc>
          <w:tcPr>
            <w:tcW w:w="1077" w:type="dxa"/>
            <w:tcBorders>
              <w:left w:val="nil"/>
              <w:right w:val="nil"/>
            </w:tcBorders>
            <w:noWrap/>
            <w:vAlign w:val="center"/>
          </w:tcPr>
          <w:p w14:paraId="7195E70B" w14:textId="31D7FE03"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0</w:t>
            </w:r>
            <w:r w:rsidR="005F4B2A" w:rsidRPr="005F4B2A">
              <w:rPr>
                <w:rFonts w:ascii="Arial" w:eastAsia="Times New Roman" w:hAnsi="Arial" w:cs="Arial"/>
                <w:b/>
                <w:bCs/>
                <w:color w:val="000000"/>
                <w:sz w:val="20"/>
                <w:szCs w:val="20"/>
                <w:lang w:val="en-GB" w:eastAsia="pt-BR"/>
              </w:rPr>
              <w:t>.</w:t>
            </w:r>
            <w:r w:rsidRPr="005F4B2A">
              <w:rPr>
                <w:rFonts w:ascii="Arial" w:eastAsia="Times New Roman" w:hAnsi="Arial" w:cs="Arial"/>
                <w:b/>
                <w:bCs/>
                <w:color w:val="000000"/>
                <w:sz w:val="20"/>
                <w:szCs w:val="20"/>
                <w:lang w:val="en-GB" w:eastAsia="pt-BR"/>
              </w:rPr>
              <w:t>80</w:t>
            </w:r>
          </w:p>
        </w:tc>
        <w:tc>
          <w:tcPr>
            <w:tcW w:w="1077" w:type="dxa"/>
            <w:tcBorders>
              <w:left w:val="nil"/>
              <w:right w:val="nil"/>
            </w:tcBorders>
            <w:noWrap/>
            <w:vAlign w:val="center"/>
          </w:tcPr>
          <w:p w14:paraId="1ECD9685" w14:textId="03F93FAC"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0</w:t>
            </w:r>
            <w:r w:rsidR="005F4B2A" w:rsidRPr="005F4B2A">
              <w:rPr>
                <w:rFonts w:ascii="Arial" w:eastAsia="Times New Roman" w:hAnsi="Arial" w:cs="Arial"/>
                <w:b/>
                <w:bCs/>
                <w:color w:val="000000"/>
                <w:sz w:val="20"/>
                <w:szCs w:val="20"/>
                <w:lang w:val="en-GB" w:eastAsia="pt-BR"/>
              </w:rPr>
              <w:t>.</w:t>
            </w:r>
            <w:r w:rsidRPr="005F4B2A">
              <w:rPr>
                <w:rFonts w:ascii="Arial" w:eastAsia="Times New Roman" w:hAnsi="Arial" w:cs="Arial"/>
                <w:b/>
                <w:bCs/>
                <w:color w:val="000000"/>
                <w:sz w:val="20"/>
                <w:szCs w:val="20"/>
                <w:lang w:val="en-GB" w:eastAsia="pt-BR"/>
              </w:rPr>
              <w:t>77</w:t>
            </w:r>
          </w:p>
        </w:tc>
      </w:tr>
      <w:tr w:rsidR="00D961A5" w:rsidRPr="008C6C8A" w14:paraId="3F743311" w14:textId="77777777" w:rsidTr="006A51C2">
        <w:trPr>
          <w:trHeight w:val="340"/>
          <w:jc w:val="center"/>
        </w:trPr>
        <w:tc>
          <w:tcPr>
            <w:tcW w:w="2775" w:type="dxa"/>
            <w:tcBorders>
              <w:left w:val="nil"/>
              <w:bottom w:val="single" w:sz="4" w:space="0" w:color="auto"/>
              <w:right w:val="nil"/>
            </w:tcBorders>
            <w:noWrap/>
            <w:vAlign w:val="center"/>
          </w:tcPr>
          <w:p w14:paraId="330852E5" w14:textId="6DBCED23" w:rsidR="00D961A5" w:rsidRPr="005F4B2A" w:rsidRDefault="005F4B2A" w:rsidP="006A51C2">
            <w:pPr>
              <w:spacing w:after="0" w:line="240" w:lineRule="auto"/>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Weighted</w:t>
            </w:r>
            <w:r w:rsidR="00D961A5" w:rsidRPr="005F4B2A">
              <w:rPr>
                <w:rFonts w:ascii="Arial" w:eastAsia="Times New Roman" w:hAnsi="Arial" w:cs="Arial"/>
                <w:b/>
                <w:bCs/>
                <w:color w:val="000000"/>
                <w:sz w:val="20"/>
                <w:szCs w:val="20"/>
                <w:lang w:val="en-GB" w:eastAsia="pt-BR"/>
              </w:rPr>
              <w:t xml:space="preserve"> </w:t>
            </w:r>
            <w:r>
              <w:rPr>
                <w:rFonts w:ascii="Arial" w:eastAsia="Times New Roman" w:hAnsi="Arial" w:cs="Arial"/>
                <w:b/>
                <w:bCs/>
                <w:color w:val="000000"/>
                <w:sz w:val="20"/>
                <w:szCs w:val="20"/>
                <w:lang w:val="en-GB" w:eastAsia="pt-BR"/>
              </w:rPr>
              <w:t xml:space="preserve">Average </w:t>
            </w:r>
            <w:r w:rsidR="00D961A5" w:rsidRPr="005F4B2A">
              <w:rPr>
                <w:rFonts w:ascii="Arial" w:eastAsia="Times New Roman" w:hAnsi="Arial" w:cs="Arial"/>
                <w:b/>
                <w:bCs/>
                <w:color w:val="000000"/>
                <w:sz w:val="20"/>
                <w:szCs w:val="20"/>
                <w:lang w:val="en-GB" w:eastAsia="pt-BR"/>
              </w:rPr>
              <w:t>F1-score</w:t>
            </w:r>
          </w:p>
        </w:tc>
        <w:tc>
          <w:tcPr>
            <w:tcW w:w="1474" w:type="dxa"/>
            <w:tcBorders>
              <w:left w:val="nil"/>
              <w:bottom w:val="single" w:sz="4" w:space="0" w:color="auto"/>
              <w:right w:val="nil"/>
            </w:tcBorders>
            <w:noWrap/>
            <w:vAlign w:val="center"/>
          </w:tcPr>
          <w:p w14:paraId="6160FBC6" w14:textId="77777777" w:rsidR="00D961A5" w:rsidRPr="005F4B2A" w:rsidRDefault="00D961A5" w:rsidP="006A51C2">
            <w:pPr>
              <w:spacing w:after="0" w:line="240" w:lineRule="auto"/>
              <w:jc w:val="center"/>
              <w:rPr>
                <w:rFonts w:ascii="Arial" w:eastAsia="Times New Roman" w:hAnsi="Arial" w:cs="Arial"/>
                <w:color w:val="000000"/>
                <w:sz w:val="20"/>
                <w:szCs w:val="20"/>
                <w:lang w:val="en-GB" w:eastAsia="pt-BR"/>
              </w:rPr>
            </w:pPr>
          </w:p>
        </w:tc>
        <w:tc>
          <w:tcPr>
            <w:tcW w:w="1077" w:type="dxa"/>
            <w:tcBorders>
              <w:left w:val="nil"/>
              <w:bottom w:val="single" w:sz="4" w:space="0" w:color="auto"/>
              <w:right w:val="nil"/>
            </w:tcBorders>
            <w:noWrap/>
            <w:vAlign w:val="center"/>
          </w:tcPr>
          <w:p w14:paraId="60A7B9F0" w14:textId="4F23B463"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0</w:t>
            </w:r>
            <w:r w:rsidR="005F4B2A" w:rsidRPr="005F4B2A">
              <w:rPr>
                <w:rFonts w:ascii="Arial" w:eastAsia="Times New Roman" w:hAnsi="Arial" w:cs="Arial"/>
                <w:b/>
                <w:bCs/>
                <w:color w:val="000000"/>
                <w:sz w:val="20"/>
                <w:szCs w:val="20"/>
                <w:lang w:val="en-GB" w:eastAsia="pt-BR"/>
              </w:rPr>
              <w:t>.</w:t>
            </w:r>
            <w:r w:rsidRPr="005F4B2A">
              <w:rPr>
                <w:rFonts w:ascii="Arial" w:eastAsia="Times New Roman" w:hAnsi="Arial" w:cs="Arial"/>
                <w:b/>
                <w:bCs/>
                <w:color w:val="000000"/>
                <w:sz w:val="20"/>
                <w:szCs w:val="20"/>
                <w:lang w:val="en-GB" w:eastAsia="pt-BR"/>
              </w:rPr>
              <w:t>54</w:t>
            </w:r>
          </w:p>
        </w:tc>
        <w:tc>
          <w:tcPr>
            <w:tcW w:w="1077" w:type="dxa"/>
            <w:tcBorders>
              <w:left w:val="nil"/>
              <w:bottom w:val="single" w:sz="4" w:space="0" w:color="auto"/>
              <w:right w:val="nil"/>
            </w:tcBorders>
            <w:noWrap/>
            <w:vAlign w:val="center"/>
          </w:tcPr>
          <w:p w14:paraId="1D951251" w14:textId="5B5FD4A9"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0</w:t>
            </w:r>
            <w:r w:rsidR="005F4B2A" w:rsidRPr="005F4B2A">
              <w:rPr>
                <w:rFonts w:ascii="Arial" w:eastAsia="Times New Roman" w:hAnsi="Arial" w:cs="Arial"/>
                <w:b/>
                <w:bCs/>
                <w:color w:val="000000"/>
                <w:sz w:val="20"/>
                <w:szCs w:val="20"/>
                <w:lang w:val="en-GB" w:eastAsia="pt-BR"/>
              </w:rPr>
              <w:t>.</w:t>
            </w:r>
            <w:r w:rsidRPr="005F4B2A">
              <w:rPr>
                <w:rFonts w:ascii="Arial" w:eastAsia="Times New Roman" w:hAnsi="Arial" w:cs="Arial"/>
                <w:b/>
                <w:bCs/>
                <w:color w:val="000000"/>
                <w:sz w:val="20"/>
                <w:szCs w:val="20"/>
                <w:lang w:val="en-GB" w:eastAsia="pt-BR"/>
              </w:rPr>
              <w:t>47</w:t>
            </w:r>
          </w:p>
        </w:tc>
        <w:tc>
          <w:tcPr>
            <w:tcW w:w="1077" w:type="dxa"/>
            <w:tcBorders>
              <w:left w:val="nil"/>
              <w:bottom w:val="single" w:sz="4" w:space="0" w:color="auto"/>
              <w:right w:val="nil"/>
            </w:tcBorders>
            <w:noWrap/>
            <w:vAlign w:val="center"/>
          </w:tcPr>
          <w:p w14:paraId="7AEC7701" w14:textId="4FFB7315"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0</w:t>
            </w:r>
            <w:r w:rsidR="005F4B2A" w:rsidRPr="005F4B2A">
              <w:rPr>
                <w:rFonts w:ascii="Arial" w:eastAsia="Times New Roman" w:hAnsi="Arial" w:cs="Arial"/>
                <w:b/>
                <w:bCs/>
                <w:color w:val="000000"/>
                <w:sz w:val="20"/>
                <w:szCs w:val="20"/>
                <w:lang w:val="en-GB" w:eastAsia="pt-BR"/>
              </w:rPr>
              <w:t>.</w:t>
            </w:r>
            <w:r w:rsidRPr="005F4B2A">
              <w:rPr>
                <w:rFonts w:ascii="Arial" w:eastAsia="Times New Roman" w:hAnsi="Arial" w:cs="Arial"/>
                <w:b/>
                <w:bCs/>
                <w:color w:val="000000"/>
                <w:sz w:val="20"/>
                <w:szCs w:val="20"/>
                <w:lang w:val="en-GB" w:eastAsia="pt-BR"/>
              </w:rPr>
              <w:t>75</w:t>
            </w:r>
          </w:p>
        </w:tc>
        <w:tc>
          <w:tcPr>
            <w:tcW w:w="1077" w:type="dxa"/>
            <w:tcBorders>
              <w:left w:val="nil"/>
              <w:bottom w:val="single" w:sz="4" w:space="0" w:color="auto"/>
              <w:right w:val="nil"/>
            </w:tcBorders>
            <w:noWrap/>
            <w:vAlign w:val="center"/>
          </w:tcPr>
          <w:p w14:paraId="5C9E4970" w14:textId="10A352A9" w:rsidR="00D961A5" w:rsidRPr="005F4B2A" w:rsidRDefault="00D961A5" w:rsidP="006A51C2">
            <w:pPr>
              <w:spacing w:after="0" w:line="240" w:lineRule="auto"/>
              <w:jc w:val="center"/>
              <w:rPr>
                <w:rFonts w:ascii="Arial" w:eastAsia="Times New Roman" w:hAnsi="Arial" w:cs="Arial"/>
                <w:b/>
                <w:bCs/>
                <w:color w:val="000000"/>
                <w:sz w:val="20"/>
                <w:szCs w:val="20"/>
                <w:lang w:val="en-GB" w:eastAsia="pt-BR"/>
              </w:rPr>
            </w:pPr>
            <w:r w:rsidRPr="005F4B2A">
              <w:rPr>
                <w:rFonts w:ascii="Arial" w:eastAsia="Times New Roman" w:hAnsi="Arial" w:cs="Arial"/>
                <w:b/>
                <w:bCs/>
                <w:color w:val="000000"/>
                <w:sz w:val="20"/>
                <w:szCs w:val="20"/>
                <w:lang w:val="en-GB" w:eastAsia="pt-BR"/>
              </w:rPr>
              <w:t>0</w:t>
            </w:r>
            <w:r w:rsidR="005F4B2A" w:rsidRPr="005F4B2A">
              <w:rPr>
                <w:rFonts w:ascii="Arial" w:eastAsia="Times New Roman" w:hAnsi="Arial" w:cs="Arial"/>
                <w:b/>
                <w:bCs/>
                <w:color w:val="000000"/>
                <w:sz w:val="20"/>
                <w:szCs w:val="20"/>
                <w:lang w:val="en-GB" w:eastAsia="pt-BR"/>
              </w:rPr>
              <w:t>.</w:t>
            </w:r>
            <w:r w:rsidRPr="005F4B2A">
              <w:rPr>
                <w:rFonts w:ascii="Arial" w:eastAsia="Times New Roman" w:hAnsi="Arial" w:cs="Arial"/>
                <w:b/>
                <w:bCs/>
                <w:color w:val="000000"/>
                <w:sz w:val="20"/>
                <w:szCs w:val="20"/>
                <w:lang w:val="en-GB" w:eastAsia="pt-BR"/>
              </w:rPr>
              <w:t>79</w:t>
            </w:r>
          </w:p>
        </w:tc>
      </w:tr>
      <w:tr w:rsidR="00D961A5" w:rsidRPr="008C6C8A" w14:paraId="709831A3" w14:textId="77777777" w:rsidTr="006A51C2">
        <w:trPr>
          <w:trHeight w:val="292"/>
          <w:jc w:val="center"/>
        </w:trPr>
        <w:tc>
          <w:tcPr>
            <w:tcW w:w="2775" w:type="dxa"/>
            <w:tcBorders>
              <w:top w:val="single" w:sz="4" w:space="0" w:color="auto"/>
              <w:left w:val="nil"/>
              <w:bottom w:val="nil"/>
              <w:right w:val="nil"/>
            </w:tcBorders>
            <w:noWrap/>
            <w:vAlign w:val="bottom"/>
          </w:tcPr>
          <w:p w14:paraId="67D7E3CC" w14:textId="77777777" w:rsidR="00D961A5" w:rsidRPr="008C6C8A" w:rsidRDefault="00D961A5" w:rsidP="006A51C2">
            <w:pPr>
              <w:spacing w:after="0" w:line="240" w:lineRule="auto"/>
              <w:jc w:val="center"/>
              <w:rPr>
                <w:rFonts w:ascii="Arial" w:eastAsia="Times New Roman" w:hAnsi="Arial" w:cs="Arial"/>
                <w:color w:val="000000"/>
                <w:lang w:eastAsia="pt-BR"/>
              </w:rPr>
            </w:pPr>
          </w:p>
        </w:tc>
        <w:tc>
          <w:tcPr>
            <w:tcW w:w="1474" w:type="dxa"/>
            <w:tcBorders>
              <w:top w:val="single" w:sz="4" w:space="0" w:color="auto"/>
              <w:left w:val="nil"/>
              <w:bottom w:val="nil"/>
              <w:right w:val="nil"/>
            </w:tcBorders>
            <w:noWrap/>
            <w:vAlign w:val="bottom"/>
          </w:tcPr>
          <w:p w14:paraId="604AF408" w14:textId="77777777" w:rsidR="00D961A5" w:rsidRPr="008C6C8A" w:rsidRDefault="00D961A5" w:rsidP="006A51C2">
            <w:pPr>
              <w:spacing w:after="0" w:line="240" w:lineRule="auto"/>
              <w:jc w:val="center"/>
              <w:rPr>
                <w:rFonts w:ascii="Arial" w:eastAsia="Times New Roman" w:hAnsi="Arial" w:cs="Arial"/>
                <w:color w:val="000000"/>
                <w:lang w:eastAsia="pt-BR"/>
              </w:rPr>
            </w:pPr>
          </w:p>
        </w:tc>
        <w:tc>
          <w:tcPr>
            <w:tcW w:w="1077" w:type="dxa"/>
            <w:tcBorders>
              <w:top w:val="single" w:sz="4" w:space="0" w:color="auto"/>
              <w:left w:val="nil"/>
              <w:bottom w:val="nil"/>
              <w:right w:val="nil"/>
            </w:tcBorders>
            <w:noWrap/>
            <w:vAlign w:val="bottom"/>
          </w:tcPr>
          <w:p w14:paraId="3680B877" w14:textId="77777777" w:rsidR="00D961A5" w:rsidRPr="008C6C8A" w:rsidRDefault="00D961A5" w:rsidP="006A51C2">
            <w:pPr>
              <w:spacing w:after="0" w:line="240" w:lineRule="auto"/>
              <w:jc w:val="center"/>
              <w:rPr>
                <w:rFonts w:ascii="Arial" w:eastAsia="Times New Roman" w:hAnsi="Arial" w:cs="Arial"/>
                <w:b/>
                <w:bCs/>
                <w:color w:val="000000"/>
                <w:lang w:eastAsia="pt-BR"/>
              </w:rPr>
            </w:pPr>
          </w:p>
        </w:tc>
        <w:tc>
          <w:tcPr>
            <w:tcW w:w="1077" w:type="dxa"/>
            <w:tcBorders>
              <w:top w:val="single" w:sz="4" w:space="0" w:color="auto"/>
              <w:left w:val="nil"/>
              <w:bottom w:val="nil"/>
              <w:right w:val="nil"/>
            </w:tcBorders>
            <w:noWrap/>
            <w:vAlign w:val="bottom"/>
          </w:tcPr>
          <w:p w14:paraId="033173BE" w14:textId="77777777" w:rsidR="00D961A5" w:rsidRPr="008C6C8A" w:rsidRDefault="00D961A5" w:rsidP="006A51C2">
            <w:pPr>
              <w:spacing w:after="0" w:line="240" w:lineRule="auto"/>
              <w:jc w:val="center"/>
              <w:rPr>
                <w:rFonts w:ascii="Arial" w:eastAsia="Times New Roman" w:hAnsi="Arial" w:cs="Arial"/>
                <w:b/>
                <w:bCs/>
                <w:color w:val="000000"/>
                <w:lang w:eastAsia="pt-BR"/>
              </w:rPr>
            </w:pPr>
          </w:p>
        </w:tc>
        <w:tc>
          <w:tcPr>
            <w:tcW w:w="1077" w:type="dxa"/>
            <w:tcBorders>
              <w:top w:val="single" w:sz="4" w:space="0" w:color="auto"/>
              <w:left w:val="nil"/>
              <w:bottom w:val="nil"/>
              <w:right w:val="nil"/>
            </w:tcBorders>
            <w:noWrap/>
            <w:vAlign w:val="bottom"/>
          </w:tcPr>
          <w:p w14:paraId="1B31F094" w14:textId="77777777" w:rsidR="00D961A5" w:rsidRPr="008C6C8A" w:rsidRDefault="00D961A5" w:rsidP="006A51C2">
            <w:pPr>
              <w:spacing w:after="0" w:line="240" w:lineRule="auto"/>
              <w:jc w:val="center"/>
              <w:rPr>
                <w:rFonts w:ascii="Arial" w:eastAsia="Times New Roman" w:hAnsi="Arial" w:cs="Arial"/>
                <w:b/>
                <w:bCs/>
                <w:color w:val="000000"/>
                <w:lang w:eastAsia="pt-BR"/>
              </w:rPr>
            </w:pPr>
          </w:p>
        </w:tc>
        <w:tc>
          <w:tcPr>
            <w:tcW w:w="1077" w:type="dxa"/>
            <w:tcBorders>
              <w:top w:val="single" w:sz="4" w:space="0" w:color="auto"/>
              <w:left w:val="nil"/>
              <w:bottom w:val="nil"/>
              <w:right w:val="nil"/>
            </w:tcBorders>
            <w:noWrap/>
            <w:vAlign w:val="bottom"/>
          </w:tcPr>
          <w:p w14:paraId="65E72C37" w14:textId="77777777" w:rsidR="00D961A5" w:rsidRPr="008C6C8A" w:rsidRDefault="00D961A5" w:rsidP="006A51C2">
            <w:pPr>
              <w:spacing w:after="0" w:line="240" w:lineRule="auto"/>
              <w:jc w:val="center"/>
              <w:rPr>
                <w:rFonts w:ascii="Arial" w:eastAsia="Times New Roman" w:hAnsi="Arial" w:cs="Arial"/>
                <w:b/>
                <w:bCs/>
                <w:color w:val="000000"/>
                <w:lang w:eastAsia="pt-BR"/>
              </w:rPr>
            </w:pPr>
          </w:p>
        </w:tc>
      </w:tr>
    </w:tbl>
    <w:p w14:paraId="070AEFED" w14:textId="77777777" w:rsidR="00734B3A" w:rsidRDefault="00734B3A" w:rsidP="004331A6">
      <w:pPr>
        <w:spacing w:line="360" w:lineRule="auto"/>
        <w:jc w:val="both"/>
        <w:rPr>
          <w:rFonts w:ascii="Arial" w:hAnsi="Arial" w:cs="Arial"/>
          <w:b/>
          <w:bCs/>
          <w:sz w:val="24"/>
          <w:szCs w:val="24"/>
          <w:lang w:val="en-GB"/>
        </w:rPr>
      </w:pPr>
    </w:p>
    <w:p w14:paraId="5C51ED52" w14:textId="36702367" w:rsidR="00DC7660" w:rsidRDefault="00DC7660" w:rsidP="004331A6">
      <w:pPr>
        <w:spacing w:line="360" w:lineRule="auto"/>
        <w:jc w:val="both"/>
        <w:rPr>
          <w:rFonts w:ascii="Arial" w:hAnsi="Arial" w:cs="Arial"/>
          <w:sz w:val="24"/>
          <w:szCs w:val="24"/>
          <w:lang w:val="en-GB"/>
        </w:rPr>
      </w:pPr>
      <w:r w:rsidRPr="00DC7660">
        <w:rPr>
          <w:rFonts w:ascii="Arial" w:hAnsi="Arial" w:cs="Arial"/>
          <w:b/>
          <w:bCs/>
          <w:sz w:val="24"/>
          <w:szCs w:val="24"/>
          <w:lang w:val="en-GB"/>
        </w:rPr>
        <w:t>Kfold</w:t>
      </w:r>
      <w:r>
        <w:rPr>
          <w:rFonts w:ascii="Arial" w:hAnsi="Arial" w:cs="Arial"/>
          <w:b/>
          <w:bCs/>
          <w:sz w:val="24"/>
          <w:szCs w:val="24"/>
          <w:lang w:val="en-GB"/>
        </w:rPr>
        <w:t xml:space="preserve"> </w:t>
      </w:r>
      <w:r w:rsidRPr="00DC7660">
        <w:rPr>
          <w:rFonts w:ascii="Arial" w:hAnsi="Arial" w:cs="Arial"/>
          <w:b/>
          <w:bCs/>
          <w:sz w:val="24"/>
          <w:szCs w:val="24"/>
          <w:lang w:val="en-GB"/>
        </w:rPr>
        <w:t>Classifier</w:t>
      </w:r>
    </w:p>
    <w:p w14:paraId="07E1AF73" w14:textId="67A939CB" w:rsidR="0042163E" w:rsidRDefault="00DC7660" w:rsidP="00B76879">
      <w:pPr>
        <w:spacing w:line="360" w:lineRule="auto"/>
        <w:jc w:val="both"/>
        <w:rPr>
          <w:rFonts w:ascii="Arial" w:hAnsi="Arial" w:cs="Arial"/>
          <w:sz w:val="24"/>
          <w:szCs w:val="24"/>
          <w:lang w:val="en-GB"/>
        </w:rPr>
      </w:pPr>
      <w:r>
        <w:rPr>
          <w:rFonts w:ascii="Arial" w:hAnsi="Arial" w:cs="Arial"/>
          <w:sz w:val="24"/>
          <w:szCs w:val="24"/>
          <w:lang w:val="en-GB"/>
        </w:rPr>
        <w:tab/>
      </w:r>
      <w:r w:rsidR="00B76879" w:rsidRPr="00B76879">
        <w:rPr>
          <w:rFonts w:ascii="Arial" w:hAnsi="Arial" w:cs="Arial"/>
          <w:sz w:val="24"/>
          <w:szCs w:val="24"/>
          <w:lang w:val="en-GB"/>
        </w:rPr>
        <w:t xml:space="preserve">The KFold classifier achieved an average overall accuracy of 53% (±0.3) and a balanced accuracy of 57% (±0.5) across five iterations. Recall varied notably by </w:t>
      </w:r>
      <w:r w:rsidR="00B76879" w:rsidRPr="00B76879">
        <w:rPr>
          <w:rFonts w:ascii="Arial" w:hAnsi="Arial" w:cs="Arial"/>
          <w:sz w:val="24"/>
          <w:szCs w:val="24"/>
          <w:lang w:val="en-GB"/>
        </w:rPr>
        <w:lastRenderedPageBreak/>
        <w:t xml:space="preserve">species: </w:t>
      </w:r>
      <w:r w:rsidR="00B76879" w:rsidRPr="00B76879">
        <w:rPr>
          <w:rFonts w:ascii="Arial" w:hAnsi="Arial" w:cs="Arial"/>
          <w:i/>
          <w:iCs/>
          <w:sz w:val="24"/>
          <w:szCs w:val="24"/>
          <w:lang w:val="en-GB"/>
        </w:rPr>
        <w:t>S. bredanensis</w:t>
      </w:r>
      <w:r w:rsidR="00B76879" w:rsidRPr="00B76879">
        <w:rPr>
          <w:rFonts w:ascii="Arial" w:hAnsi="Arial" w:cs="Arial"/>
          <w:sz w:val="24"/>
          <w:szCs w:val="24"/>
          <w:lang w:val="en-GB"/>
        </w:rPr>
        <w:t xml:space="preserve"> had the highest recall (87%), </w:t>
      </w:r>
      <w:r w:rsidR="00B76879" w:rsidRPr="00312274">
        <w:rPr>
          <w:rFonts w:ascii="Arial" w:hAnsi="Arial" w:cs="Arial"/>
          <w:sz w:val="24"/>
          <w:szCs w:val="24"/>
          <w:lang w:val="en-GB"/>
        </w:rPr>
        <w:t xml:space="preserve">followed by </w:t>
      </w:r>
      <w:r w:rsidR="00B76879" w:rsidRPr="00312274">
        <w:rPr>
          <w:rFonts w:ascii="Arial" w:hAnsi="Arial" w:cs="Arial"/>
          <w:i/>
          <w:iCs/>
          <w:sz w:val="24"/>
          <w:szCs w:val="24"/>
          <w:lang w:val="en-GB"/>
        </w:rPr>
        <w:t>S. clymene</w:t>
      </w:r>
      <w:r w:rsidR="00B76879" w:rsidRPr="00312274">
        <w:rPr>
          <w:rFonts w:ascii="Arial" w:hAnsi="Arial" w:cs="Arial"/>
          <w:sz w:val="24"/>
          <w:szCs w:val="24"/>
          <w:lang w:val="en-GB"/>
        </w:rPr>
        <w:t xml:space="preserve"> (67%) and </w:t>
      </w:r>
      <w:r w:rsidR="00B76879" w:rsidRPr="00312274">
        <w:rPr>
          <w:rFonts w:ascii="Arial" w:hAnsi="Arial" w:cs="Arial"/>
          <w:i/>
          <w:iCs/>
          <w:sz w:val="24"/>
          <w:szCs w:val="24"/>
          <w:lang w:val="en-GB"/>
        </w:rPr>
        <w:t>D. delphis</w:t>
      </w:r>
      <w:r w:rsidR="00B76879" w:rsidRPr="00312274">
        <w:rPr>
          <w:rFonts w:ascii="Arial" w:hAnsi="Arial" w:cs="Arial"/>
          <w:sz w:val="24"/>
          <w:szCs w:val="24"/>
          <w:lang w:val="en-GB"/>
        </w:rPr>
        <w:t xml:space="preserve"> (61%)</w:t>
      </w:r>
      <w:r w:rsidR="00B76879">
        <w:rPr>
          <w:rFonts w:ascii="Arial" w:hAnsi="Arial" w:cs="Arial"/>
          <w:sz w:val="24"/>
          <w:szCs w:val="24"/>
          <w:lang w:val="en-GB"/>
        </w:rPr>
        <w:t xml:space="preserve">, </w:t>
      </w:r>
      <w:r w:rsidR="00B76879" w:rsidRPr="00312274">
        <w:rPr>
          <w:rFonts w:ascii="Arial" w:hAnsi="Arial" w:cs="Arial"/>
          <w:sz w:val="24"/>
          <w:szCs w:val="24"/>
          <w:lang w:val="en-GB"/>
        </w:rPr>
        <w:t>whereas</w:t>
      </w:r>
      <w:r w:rsidR="00B76879" w:rsidRPr="00B76879">
        <w:rPr>
          <w:rFonts w:ascii="Arial" w:hAnsi="Arial" w:cs="Arial"/>
          <w:sz w:val="24"/>
          <w:szCs w:val="24"/>
          <w:lang w:val="en-GB"/>
        </w:rPr>
        <w:t xml:space="preserve"> </w:t>
      </w:r>
      <w:r w:rsidR="00B76879" w:rsidRPr="00B76879">
        <w:rPr>
          <w:rFonts w:ascii="Arial" w:hAnsi="Arial" w:cs="Arial"/>
          <w:i/>
          <w:iCs/>
          <w:sz w:val="24"/>
          <w:szCs w:val="24"/>
          <w:lang w:val="en-GB"/>
        </w:rPr>
        <w:t>T. truncatus</w:t>
      </w:r>
      <w:r w:rsidR="00B76879" w:rsidRPr="00B76879">
        <w:rPr>
          <w:rFonts w:ascii="Arial" w:hAnsi="Arial" w:cs="Arial"/>
          <w:sz w:val="24"/>
          <w:szCs w:val="24"/>
          <w:lang w:val="en-GB"/>
        </w:rPr>
        <w:t xml:space="preserve"> had the lowest (31%). </w:t>
      </w:r>
      <w:r w:rsidR="00B76879" w:rsidRPr="00312274">
        <w:rPr>
          <w:rFonts w:ascii="Arial" w:hAnsi="Arial" w:cs="Arial"/>
          <w:sz w:val="24"/>
          <w:szCs w:val="24"/>
          <w:lang w:val="en-GB"/>
        </w:rPr>
        <w:t xml:space="preserve">Precision was generally low across species, particularly for </w:t>
      </w:r>
      <w:r w:rsidR="00B76879" w:rsidRPr="00312274">
        <w:rPr>
          <w:rFonts w:ascii="Arial" w:hAnsi="Arial" w:cs="Arial"/>
          <w:i/>
          <w:iCs/>
          <w:sz w:val="24"/>
          <w:szCs w:val="24"/>
          <w:lang w:val="en-GB"/>
        </w:rPr>
        <w:t>D. delphis</w:t>
      </w:r>
      <w:r w:rsidR="00B76879" w:rsidRPr="00312274">
        <w:rPr>
          <w:rFonts w:ascii="Arial" w:hAnsi="Arial" w:cs="Arial"/>
          <w:sz w:val="24"/>
          <w:szCs w:val="24"/>
          <w:lang w:val="en-GB"/>
        </w:rPr>
        <w:t xml:space="preserve"> (22%) and </w:t>
      </w:r>
      <w:r w:rsidR="00B76879" w:rsidRPr="00312274">
        <w:rPr>
          <w:rFonts w:ascii="Arial" w:hAnsi="Arial" w:cs="Arial"/>
          <w:i/>
          <w:iCs/>
          <w:sz w:val="24"/>
          <w:szCs w:val="24"/>
          <w:lang w:val="en-GB"/>
        </w:rPr>
        <w:t xml:space="preserve">S. </w:t>
      </w:r>
      <w:r w:rsidR="00B76879">
        <w:rPr>
          <w:rFonts w:ascii="Arial" w:hAnsi="Arial" w:cs="Arial"/>
          <w:i/>
          <w:iCs/>
          <w:sz w:val="24"/>
          <w:szCs w:val="24"/>
          <w:lang w:val="en-GB"/>
        </w:rPr>
        <w:t>attenuata</w:t>
      </w:r>
      <w:r w:rsidR="00B76879" w:rsidRPr="00312274">
        <w:rPr>
          <w:rFonts w:ascii="Arial" w:hAnsi="Arial" w:cs="Arial"/>
          <w:sz w:val="24"/>
          <w:szCs w:val="24"/>
          <w:lang w:val="en-GB"/>
        </w:rPr>
        <w:t xml:space="preserve"> (30%)</w:t>
      </w:r>
      <w:r w:rsidR="00B76879">
        <w:rPr>
          <w:rFonts w:ascii="Arial" w:hAnsi="Arial" w:cs="Arial"/>
          <w:sz w:val="24"/>
          <w:szCs w:val="24"/>
          <w:lang w:val="en-GB"/>
        </w:rPr>
        <w:t xml:space="preserve">. </w:t>
      </w:r>
      <w:r w:rsidR="00B76879" w:rsidRPr="00312274">
        <w:rPr>
          <w:rFonts w:ascii="Arial" w:hAnsi="Arial" w:cs="Arial"/>
          <w:sz w:val="24"/>
          <w:szCs w:val="24"/>
          <w:lang w:val="en-GB"/>
        </w:rPr>
        <w:t xml:space="preserve">In contrast, </w:t>
      </w:r>
      <w:r w:rsidR="00B76879" w:rsidRPr="00A10F3D">
        <w:rPr>
          <w:rFonts w:ascii="Arial" w:hAnsi="Arial" w:cs="Arial"/>
          <w:i/>
          <w:iCs/>
          <w:sz w:val="24"/>
          <w:szCs w:val="24"/>
          <w:lang w:val="en-GB"/>
        </w:rPr>
        <w:t>S. longirostris</w:t>
      </w:r>
      <w:r w:rsidR="00B76879" w:rsidRPr="00312274">
        <w:rPr>
          <w:rFonts w:ascii="Arial" w:hAnsi="Arial" w:cs="Arial"/>
          <w:sz w:val="24"/>
          <w:szCs w:val="24"/>
          <w:lang w:val="en-GB"/>
        </w:rPr>
        <w:t xml:space="preserve"> and </w:t>
      </w:r>
      <w:r w:rsidR="00B76879" w:rsidRPr="00A10F3D">
        <w:rPr>
          <w:rFonts w:ascii="Arial" w:hAnsi="Arial" w:cs="Arial"/>
          <w:i/>
          <w:iCs/>
          <w:sz w:val="24"/>
          <w:szCs w:val="24"/>
          <w:lang w:val="en-GB"/>
        </w:rPr>
        <w:t>S. frontalis</w:t>
      </w:r>
      <w:r w:rsidR="00B76879" w:rsidRPr="00312274">
        <w:rPr>
          <w:rFonts w:ascii="Arial" w:hAnsi="Arial" w:cs="Arial"/>
          <w:sz w:val="24"/>
          <w:szCs w:val="24"/>
          <w:lang w:val="en-GB"/>
        </w:rPr>
        <w:t xml:space="preserve"> achieved relatively higher precision values (around 65%).</w:t>
      </w:r>
      <w:r w:rsidR="00B76879" w:rsidRPr="00B76879">
        <w:rPr>
          <w:rFonts w:ascii="Arial" w:hAnsi="Arial" w:cs="Arial"/>
          <w:sz w:val="24"/>
          <w:szCs w:val="24"/>
          <w:lang w:val="en-GB"/>
        </w:rPr>
        <w:t xml:space="preserve"> </w:t>
      </w:r>
      <w:r w:rsidR="00B76879" w:rsidRPr="00312274">
        <w:rPr>
          <w:rFonts w:ascii="Arial" w:hAnsi="Arial" w:cs="Arial"/>
          <w:sz w:val="24"/>
          <w:szCs w:val="24"/>
          <w:lang w:val="en-GB"/>
        </w:rPr>
        <w:t xml:space="preserve">The F1-scores were also low for several species, especially </w:t>
      </w:r>
      <w:r w:rsidR="00B76879" w:rsidRPr="00A10F3D">
        <w:rPr>
          <w:rFonts w:ascii="Arial" w:hAnsi="Arial" w:cs="Arial"/>
          <w:i/>
          <w:iCs/>
          <w:sz w:val="24"/>
          <w:szCs w:val="24"/>
          <w:lang w:val="en-GB"/>
        </w:rPr>
        <w:t>D. delphis</w:t>
      </w:r>
      <w:r w:rsidR="00B76879" w:rsidRPr="00312274">
        <w:rPr>
          <w:rFonts w:ascii="Arial" w:hAnsi="Arial" w:cs="Arial"/>
          <w:sz w:val="24"/>
          <w:szCs w:val="24"/>
          <w:lang w:val="en-GB"/>
        </w:rPr>
        <w:t xml:space="preserve"> (32%), </w:t>
      </w:r>
      <w:r w:rsidR="00B76879" w:rsidRPr="00A10F3D">
        <w:rPr>
          <w:rFonts w:ascii="Arial" w:hAnsi="Arial" w:cs="Arial"/>
          <w:i/>
          <w:iCs/>
          <w:sz w:val="24"/>
          <w:szCs w:val="24"/>
          <w:lang w:val="en-GB"/>
        </w:rPr>
        <w:t>S. attenuata</w:t>
      </w:r>
      <w:r w:rsidR="00B76879" w:rsidRPr="00312274">
        <w:rPr>
          <w:rFonts w:ascii="Arial" w:hAnsi="Arial" w:cs="Arial"/>
          <w:sz w:val="24"/>
          <w:szCs w:val="24"/>
          <w:lang w:val="en-GB"/>
        </w:rPr>
        <w:t xml:space="preserve"> (36%), and </w:t>
      </w:r>
      <w:r w:rsidR="00B76879" w:rsidRPr="00A10F3D">
        <w:rPr>
          <w:rFonts w:ascii="Arial" w:hAnsi="Arial" w:cs="Arial"/>
          <w:i/>
          <w:iCs/>
          <w:sz w:val="24"/>
          <w:szCs w:val="24"/>
          <w:lang w:val="en-GB"/>
        </w:rPr>
        <w:t>T. truncatus</w:t>
      </w:r>
      <w:r w:rsidR="00B76879" w:rsidRPr="00312274">
        <w:rPr>
          <w:rFonts w:ascii="Arial" w:hAnsi="Arial" w:cs="Arial"/>
          <w:sz w:val="24"/>
          <w:szCs w:val="24"/>
          <w:lang w:val="en-GB"/>
        </w:rPr>
        <w:t xml:space="preserve"> (39%). The highest F1-score was 66% for </w:t>
      </w:r>
      <w:r w:rsidR="00B76879" w:rsidRPr="00601B5E">
        <w:rPr>
          <w:rFonts w:ascii="Arial" w:hAnsi="Arial" w:cs="Arial"/>
          <w:i/>
          <w:iCs/>
          <w:sz w:val="24"/>
          <w:szCs w:val="24"/>
          <w:lang w:val="en-GB"/>
        </w:rPr>
        <w:t>S. frontalis</w:t>
      </w:r>
      <w:r w:rsidR="00B76879" w:rsidRPr="00312274">
        <w:rPr>
          <w:rFonts w:ascii="Arial" w:hAnsi="Arial" w:cs="Arial"/>
          <w:sz w:val="24"/>
          <w:szCs w:val="24"/>
          <w:lang w:val="en-GB"/>
        </w:rPr>
        <w:t>, and the weighted average F1-score across species was 54%,</w:t>
      </w:r>
      <w:r w:rsidR="00B76879">
        <w:rPr>
          <w:rFonts w:ascii="Arial" w:hAnsi="Arial" w:cs="Arial"/>
          <w:sz w:val="24"/>
          <w:szCs w:val="24"/>
          <w:lang w:val="en-GB"/>
        </w:rPr>
        <w:t xml:space="preserve"> s</w:t>
      </w:r>
      <w:r w:rsidR="00B76879" w:rsidRPr="00312274">
        <w:rPr>
          <w:rFonts w:ascii="Arial" w:hAnsi="Arial" w:cs="Arial"/>
          <w:sz w:val="24"/>
          <w:szCs w:val="24"/>
          <w:lang w:val="en-GB"/>
        </w:rPr>
        <w:t xml:space="preserve">uggesting </w:t>
      </w:r>
      <w:r w:rsidR="00B76879">
        <w:rPr>
          <w:rFonts w:ascii="Arial" w:hAnsi="Arial" w:cs="Arial"/>
          <w:sz w:val="24"/>
          <w:szCs w:val="24"/>
          <w:lang w:val="en-GB"/>
        </w:rPr>
        <w:t>moderate overall classifier performance.</w:t>
      </w:r>
      <w:r w:rsidR="0042163E">
        <w:rPr>
          <w:rFonts w:ascii="Arial" w:hAnsi="Arial" w:cs="Arial"/>
          <w:sz w:val="24"/>
          <w:szCs w:val="24"/>
          <w:lang w:val="en-GB"/>
        </w:rPr>
        <w:t xml:space="preserve"> </w:t>
      </w:r>
      <w:r w:rsidR="0042163E" w:rsidRPr="00184CAD">
        <w:rPr>
          <w:rFonts w:ascii="Arial" w:hAnsi="Arial" w:cs="Arial"/>
          <w:b/>
          <w:bCs/>
          <w:sz w:val="24"/>
          <w:szCs w:val="24"/>
          <w:lang w:val="en-GB"/>
        </w:rPr>
        <w:t xml:space="preserve">Figure </w:t>
      </w:r>
      <w:r w:rsidR="00916041" w:rsidRPr="00184CAD">
        <w:rPr>
          <w:rFonts w:ascii="Arial" w:hAnsi="Arial" w:cs="Arial"/>
          <w:b/>
          <w:bCs/>
          <w:sz w:val="24"/>
          <w:szCs w:val="24"/>
          <w:lang w:val="en-GB"/>
        </w:rPr>
        <w:t>2</w:t>
      </w:r>
      <w:r w:rsidR="00EF7002">
        <w:rPr>
          <w:rFonts w:ascii="Arial" w:hAnsi="Arial" w:cs="Arial"/>
          <w:b/>
          <w:bCs/>
          <w:sz w:val="24"/>
          <w:szCs w:val="24"/>
          <w:lang w:val="en-GB"/>
        </w:rPr>
        <w:t>(a)</w:t>
      </w:r>
      <w:r w:rsidR="0042163E">
        <w:rPr>
          <w:rFonts w:ascii="Arial" w:hAnsi="Arial" w:cs="Arial"/>
          <w:sz w:val="24"/>
          <w:szCs w:val="24"/>
          <w:lang w:val="en-GB"/>
        </w:rPr>
        <w:t xml:space="preserve"> shows the confusion matrix from a single run that closely match the average results from the five runs of the Kfold </w:t>
      </w:r>
      <w:r w:rsidR="00BA2368">
        <w:rPr>
          <w:rFonts w:ascii="Arial" w:hAnsi="Arial" w:cs="Arial"/>
          <w:sz w:val="24"/>
          <w:szCs w:val="24"/>
          <w:lang w:val="en-GB"/>
        </w:rPr>
        <w:t>strategy</w:t>
      </w:r>
      <w:r w:rsidR="0042163E">
        <w:rPr>
          <w:rFonts w:ascii="Arial" w:hAnsi="Arial" w:cs="Arial"/>
          <w:sz w:val="24"/>
          <w:szCs w:val="24"/>
          <w:lang w:val="en-GB"/>
        </w:rPr>
        <w:t xml:space="preserve">. </w:t>
      </w:r>
    </w:p>
    <w:p w14:paraId="69FECC58" w14:textId="77777777" w:rsidR="00EF7002" w:rsidRDefault="00EF7002" w:rsidP="00B76879">
      <w:pPr>
        <w:spacing w:line="360" w:lineRule="auto"/>
        <w:jc w:val="both"/>
        <w:rPr>
          <w:rFonts w:ascii="Arial" w:hAnsi="Arial" w:cs="Arial"/>
          <w:sz w:val="24"/>
          <w:szCs w:val="24"/>
          <w:lang w:val="en-GB"/>
        </w:rPr>
      </w:pPr>
    </w:p>
    <w:p w14:paraId="5535EA90" w14:textId="77777777" w:rsidR="00C17445" w:rsidRDefault="00C17445" w:rsidP="00C17445">
      <w:pPr>
        <w:spacing w:line="360" w:lineRule="auto"/>
        <w:jc w:val="both"/>
        <w:rPr>
          <w:rFonts w:ascii="Arial" w:hAnsi="Arial" w:cs="Arial"/>
          <w:sz w:val="24"/>
          <w:szCs w:val="24"/>
          <w:lang w:val="en-GB"/>
        </w:rPr>
      </w:pPr>
    </w:p>
    <w:p w14:paraId="10748C2E" w14:textId="77777777" w:rsidR="00C17445" w:rsidRDefault="00C17445" w:rsidP="00C17445">
      <w:pPr>
        <w:spacing w:line="360" w:lineRule="auto"/>
        <w:jc w:val="both"/>
        <w:rPr>
          <w:rFonts w:ascii="Arial" w:hAnsi="Arial" w:cs="Arial"/>
          <w:sz w:val="24"/>
          <w:szCs w:val="24"/>
          <w:lang w:val="en-GB"/>
        </w:rPr>
      </w:pPr>
      <w:r w:rsidRPr="00B76879">
        <w:rPr>
          <w:rFonts w:ascii="Arial" w:hAnsi="Arial" w:cs="Arial"/>
          <w:b/>
          <w:bCs/>
          <w:sz w:val="24"/>
          <w:szCs w:val="24"/>
          <w:lang w:val="en-GB"/>
        </w:rPr>
        <w:t>LOGO Classifier Performance</w:t>
      </w:r>
    </w:p>
    <w:p w14:paraId="675D05A3" w14:textId="15A53E4A" w:rsidR="00EF7002" w:rsidRDefault="00C17445" w:rsidP="00B76879">
      <w:pPr>
        <w:spacing w:line="360" w:lineRule="auto"/>
        <w:jc w:val="both"/>
        <w:rPr>
          <w:rFonts w:ascii="Arial" w:hAnsi="Arial" w:cs="Arial"/>
          <w:sz w:val="24"/>
          <w:szCs w:val="24"/>
          <w:lang w:val="en-GB"/>
        </w:rPr>
      </w:pPr>
      <w:r>
        <w:rPr>
          <w:rFonts w:ascii="Arial" w:hAnsi="Arial" w:cs="Arial"/>
          <w:sz w:val="24"/>
          <w:szCs w:val="24"/>
          <w:lang w:val="en-GB"/>
        </w:rPr>
        <w:tab/>
      </w:r>
      <w:r w:rsidRPr="00B76879">
        <w:rPr>
          <w:rFonts w:ascii="Arial" w:hAnsi="Arial" w:cs="Arial"/>
          <w:sz w:val="24"/>
          <w:szCs w:val="24"/>
          <w:lang w:val="en-GB"/>
        </w:rPr>
        <w:t>Using individual whistles as predictions, the LOGO classifier yielded slightly lower overall accuracy (47%</w:t>
      </w:r>
      <w:r>
        <w:rPr>
          <w:rFonts w:ascii="Arial" w:hAnsi="Arial" w:cs="Arial"/>
          <w:sz w:val="24"/>
          <w:szCs w:val="24"/>
          <w:lang w:val="en-GB"/>
        </w:rPr>
        <w:t xml:space="preserve"> </w:t>
      </w:r>
      <w:r w:rsidRPr="004331A6">
        <w:rPr>
          <w:rFonts w:ascii="Arial" w:hAnsi="Arial" w:cs="Arial"/>
          <w:sz w:val="24"/>
          <w:szCs w:val="24"/>
          <w:lang w:val="en-GB"/>
        </w:rPr>
        <w:t>±1.0)</w:t>
      </w:r>
      <w:r w:rsidRPr="00B76879">
        <w:rPr>
          <w:rFonts w:ascii="Arial" w:hAnsi="Arial" w:cs="Arial"/>
          <w:sz w:val="24"/>
          <w:szCs w:val="24"/>
          <w:lang w:val="en-GB"/>
        </w:rPr>
        <w:t xml:space="preserve"> and balanced accuracy (51%</w:t>
      </w:r>
      <w:r>
        <w:rPr>
          <w:rFonts w:ascii="Arial" w:hAnsi="Arial" w:cs="Arial"/>
          <w:sz w:val="24"/>
          <w:szCs w:val="24"/>
          <w:lang w:val="en-GB"/>
        </w:rPr>
        <w:t xml:space="preserve"> </w:t>
      </w:r>
      <w:r w:rsidRPr="004331A6">
        <w:rPr>
          <w:rFonts w:ascii="Arial" w:hAnsi="Arial" w:cs="Arial"/>
          <w:sz w:val="24"/>
          <w:szCs w:val="24"/>
          <w:lang w:val="en-GB"/>
        </w:rPr>
        <w:t>±0.8</w:t>
      </w:r>
      <w:r w:rsidRPr="00B76879">
        <w:rPr>
          <w:rFonts w:ascii="Arial" w:hAnsi="Arial" w:cs="Arial"/>
          <w:sz w:val="24"/>
          <w:szCs w:val="24"/>
          <w:lang w:val="en-GB"/>
        </w:rPr>
        <w:t>)</w:t>
      </w:r>
      <w:r>
        <w:rPr>
          <w:rFonts w:ascii="Arial" w:hAnsi="Arial" w:cs="Arial"/>
          <w:sz w:val="24"/>
          <w:szCs w:val="24"/>
          <w:lang w:val="en-GB"/>
        </w:rPr>
        <w:t xml:space="preserve"> </w:t>
      </w:r>
      <w:r w:rsidRPr="00B76879">
        <w:rPr>
          <w:rFonts w:ascii="Arial" w:hAnsi="Arial" w:cs="Arial"/>
          <w:sz w:val="24"/>
          <w:szCs w:val="24"/>
          <w:lang w:val="en-GB"/>
        </w:rPr>
        <w:t>across five iterations</w:t>
      </w:r>
      <w:r>
        <w:rPr>
          <w:rFonts w:ascii="Arial" w:hAnsi="Arial" w:cs="Arial"/>
          <w:sz w:val="24"/>
          <w:szCs w:val="24"/>
          <w:lang w:val="en-GB"/>
        </w:rPr>
        <w:t xml:space="preserve"> as compared to the Kfold classifier</w:t>
      </w:r>
      <w:r w:rsidRPr="00B76879">
        <w:rPr>
          <w:rFonts w:ascii="Arial" w:hAnsi="Arial" w:cs="Arial"/>
          <w:sz w:val="24"/>
          <w:szCs w:val="24"/>
          <w:lang w:val="en-GB"/>
        </w:rPr>
        <w:t xml:space="preserve">. </w:t>
      </w:r>
      <w:r>
        <w:rPr>
          <w:rFonts w:ascii="Arial" w:hAnsi="Arial" w:cs="Arial"/>
          <w:sz w:val="24"/>
          <w:szCs w:val="24"/>
          <w:lang w:val="en-GB"/>
        </w:rPr>
        <w:t xml:space="preserve">Recall </w:t>
      </w:r>
      <w:r w:rsidRPr="004331A6">
        <w:rPr>
          <w:rFonts w:ascii="Arial" w:hAnsi="Arial" w:cs="Arial"/>
          <w:sz w:val="24"/>
          <w:szCs w:val="24"/>
          <w:lang w:val="en-GB"/>
        </w:rPr>
        <w:t xml:space="preserve">was notably low for </w:t>
      </w:r>
      <w:r w:rsidRPr="004331A6">
        <w:rPr>
          <w:rFonts w:ascii="Arial" w:hAnsi="Arial" w:cs="Arial"/>
          <w:i/>
          <w:iCs/>
          <w:sz w:val="24"/>
          <w:szCs w:val="24"/>
          <w:lang w:val="en-GB"/>
        </w:rPr>
        <w:t>T. truncatus</w:t>
      </w:r>
      <w:r w:rsidRPr="004331A6">
        <w:rPr>
          <w:rFonts w:ascii="Arial" w:hAnsi="Arial" w:cs="Arial"/>
          <w:sz w:val="24"/>
          <w:szCs w:val="24"/>
          <w:lang w:val="en-GB"/>
        </w:rPr>
        <w:t xml:space="preserve"> (17%), despite it not being a minority species</w:t>
      </w:r>
      <w:r>
        <w:rPr>
          <w:rFonts w:ascii="Arial" w:hAnsi="Arial" w:cs="Arial"/>
          <w:sz w:val="24"/>
          <w:szCs w:val="24"/>
          <w:lang w:val="en-GB"/>
        </w:rPr>
        <w:t xml:space="preserve">. </w:t>
      </w:r>
      <w:r w:rsidRPr="004331A6">
        <w:rPr>
          <w:rFonts w:ascii="Arial" w:hAnsi="Arial" w:cs="Arial"/>
          <w:sz w:val="24"/>
          <w:szCs w:val="24"/>
          <w:lang w:val="en-GB"/>
        </w:rPr>
        <w:t xml:space="preserve">In contrast, </w:t>
      </w:r>
      <w:r>
        <w:rPr>
          <w:rFonts w:ascii="Arial" w:hAnsi="Arial" w:cs="Arial"/>
          <w:sz w:val="24"/>
          <w:szCs w:val="24"/>
          <w:lang w:val="en-GB"/>
        </w:rPr>
        <w:t>event</w:t>
      </w:r>
      <w:r w:rsidRPr="004331A6">
        <w:rPr>
          <w:rFonts w:ascii="Arial" w:hAnsi="Arial" w:cs="Arial"/>
          <w:sz w:val="24"/>
          <w:szCs w:val="24"/>
          <w:lang w:val="en-GB"/>
        </w:rPr>
        <w:t xml:space="preserve">-level classification (LOGO group) showed a substantial performance gain. Average accuracy rose to 76% (±1.5) and balanced accuracy to 80% (±2.0) across 204 tested </w:t>
      </w:r>
      <w:r>
        <w:rPr>
          <w:rFonts w:ascii="Arial" w:hAnsi="Arial" w:cs="Arial"/>
          <w:sz w:val="24"/>
          <w:szCs w:val="24"/>
          <w:lang w:val="en-GB"/>
        </w:rPr>
        <w:t>acoustic events</w:t>
      </w:r>
      <w:r w:rsidRPr="004331A6">
        <w:rPr>
          <w:rFonts w:ascii="Arial" w:hAnsi="Arial" w:cs="Arial"/>
          <w:sz w:val="24"/>
          <w:szCs w:val="24"/>
          <w:lang w:val="en-GB"/>
        </w:rPr>
        <w:t xml:space="preserve">. Recall exceeded 80% for most species and reached 100% for </w:t>
      </w:r>
      <w:r w:rsidRPr="004331A6">
        <w:rPr>
          <w:rFonts w:ascii="Arial" w:hAnsi="Arial" w:cs="Arial"/>
          <w:i/>
          <w:iCs/>
          <w:sz w:val="24"/>
          <w:szCs w:val="24"/>
          <w:lang w:val="en-GB"/>
        </w:rPr>
        <w:t>S. bredanensis</w:t>
      </w:r>
      <w:r w:rsidRPr="004331A6">
        <w:rPr>
          <w:rFonts w:ascii="Arial" w:hAnsi="Arial" w:cs="Arial"/>
          <w:sz w:val="24"/>
          <w:szCs w:val="24"/>
          <w:lang w:val="en-GB"/>
        </w:rPr>
        <w:t xml:space="preserve">. The only species that remained poorly classified was </w:t>
      </w:r>
      <w:r w:rsidRPr="004331A6">
        <w:rPr>
          <w:rFonts w:ascii="Arial" w:hAnsi="Arial" w:cs="Arial"/>
          <w:i/>
          <w:iCs/>
          <w:sz w:val="24"/>
          <w:szCs w:val="24"/>
          <w:lang w:val="en-GB"/>
        </w:rPr>
        <w:t>T. truncatus</w:t>
      </w:r>
      <w:r w:rsidRPr="004331A6">
        <w:rPr>
          <w:rFonts w:ascii="Arial" w:hAnsi="Arial" w:cs="Arial"/>
          <w:sz w:val="24"/>
          <w:szCs w:val="24"/>
          <w:lang w:val="en-GB"/>
        </w:rPr>
        <w:t xml:space="preserve">, with recall at 31%, indicating persistent difficulty distinguishing this species even at the </w:t>
      </w:r>
      <w:r>
        <w:rPr>
          <w:rFonts w:ascii="Arial" w:hAnsi="Arial" w:cs="Arial"/>
          <w:sz w:val="24"/>
          <w:szCs w:val="24"/>
          <w:lang w:val="en-GB"/>
        </w:rPr>
        <w:t>event</w:t>
      </w:r>
      <w:r w:rsidRPr="004331A6">
        <w:rPr>
          <w:rFonts w:ascii="Arial" w:hAnsi="Arial" w:cs="Arial"/>
          <w:sz w:val="24"/>
          <w:szCs w:val="24"/>
          <w:lang w:val="en-GB"/>
        </w:rPr>
        <w:t xml:space="preserve"> level.</w:t>
      </w:r>
      <w:r w:rsidRPr="00601B5E">
        <w:rPr>
          <w:rFonts w:ascii="Arial" w:hAnsi="Arial" w:cs="Arial"/>
          <w:sz w:val="24"/>
          <w:szCs w:val="24"/>
          <w:lang w:val="en-GB"/>
        </w:rPr>
        <w:t xml:space="preserve"> </w:t>
      </w:r>
      <w:r>
        <w:rPr>
          <w:rFonts w:ascii="Arial" w:hAnsi="Arial" w:cs="Arial"/>
          <w:sz w:val="24"/>
          <w:szCs w:val="24"/>
          <w:lang w:val="en-GB"/>
        </w:rPr>
        <w:t>Precision</w:t>
      </w:r>
      <w:r w:rsidRPr="004331A6">
        <w:rPr>
          <w:rFonts w:ascii="Arial" w:hAnsi="Arial" w:cs="Arial"/>
          <w:sz w:val="24"/>
          <w:szCs w:val="24"/>
          <w:lang w:val="en-GB"/>
        </w:rPr>
        <w:t xml:space="preserve"> values were high for </w:t>
      </w:r>
      <w:r w:rsidRPr="004331A6">
        <w:rPr>
          <w:rFonts w:ascii="Arial" w:hAnsi="Arial" w:cs="Arial"/>
          <w:i/>
          <w:iCs/>
          <w:sz w:val="24"/>
          <w:szCs w:val="24"/>
          <w:lang w:val="en-GB"/>
        </w:rPr>
        <w:t>S. frontalis</w:t>
      </w:r>
      <w:r w:rsidRPr="004331A6">
        <w:rPr>
          <w:rFonts w:ascii="Arial" w:hAnsi="Arial" w:cs="Arial"/>
          <w:sz w:val="24"/>
          <w:szCs w:val="24"/>
          <w:lang w:val="en-GB"/>
        </w:rPr>
        <w:t xml:space="preserve">, </w:t>
      </w:r>
      <w:r w:rsidRPr="004331A6">
        <w:rPr>
          <w:rFonts w:ascii="Arial" w:hAnsi="Arial" w:cs="Arial"/>
          <w:i/>
          <w:iCs/>
          <w:sz w:val="24"/>
          <w:szCs w:val="24"/>
          <w:lang w:val="en-GB"/>
        </w:rPr>
        <w:t>S. longirostris</w:t>
      </w:r>
      <w:r w:rsidRPr="004331A6">
        <w:rPr>
          <w:rFonts w:ascii="Arial" w:hAnsi="Arial" w:cs="Arial"/>
          <w:sz w:val="24"/>
          <w:szCs w:val="24"/>
          <w:lang w:val="en-GB"/>
        </w:rPr>
        <w:t xml:space="preserve">, and </w:t>
      </w:r>
      <w:r w:rsidRPr="004331A6">
        <w:rPr>
          <w:rFonts w:ascii="Arial" w:hAnsi="Arial" w:cs="Arial"/>
          <w:i/>
          <w:iCs/>
          <w:sz w:val="24"/>
          <w:szCs w:val="24"/>
          <w:lang w:val="en-GB"/>
        </w:rPr>
        <w:t>T. truncatus</w:t>
      </w:r>
      <w:r w:rsidRPr="004331A6">
        <w:rPr>
          <w:rFonts w:ascii="Arial" w:hAnsi="Arial" w:cs="Arial"/>
          <w:sz w:val="24"/>
          <w:szCs w:val="24"/>
          <w:lang w:val="en-GB"/>
        </w:rPr>
        <w:t xml:space="preserve"> (≈80–90%), though for </w:t>
      </w:r>
      <w:r w:rsidRPr="004331A6">
        <w:rPr>
          <w:rFonts w:ascii="Arial" w:hAnsi="Arial" w:cs="Arial"/>
          <w:i/>
          <w:iCs/>
          <w:sz w:val="24"/>
          <w:szCs w:val="24"/>
          <w:lang w:val="en-GB"/>
        </w:rPr>
        <w:t>T. truncatus</w:t>
      </w:r>
      <w:r w:rsidRPr="004331A6">
        <w:rPr>
          <w:rFonts w:ascii="Arial" w:hAnsi="Arial" w:cs="Arial"/>
          <w:sz w:val="24"/>
          <w:szCs w:val="24"/>
          <w:lang w:val="en-GB"/>
        </w:rPr>
        <w:t xml:space="preserve">, this was inflated by low false positives rather than strong true positive performance. Species like </w:t>
      </w:r>
      <w:r w:rsidRPr="004331A6">
        <w:rPr>
          <w:rFonts w:ascii="Arial" w:hAnsi="Arial" w:cs="Arial"/>
          <w:i/>
          <w:iCs/>
          <w:sz w:val="24"/>
          <w:szCs w:val="24"/>
          <w:lang w:val="en-GB"/>
        </w:rPr>
        <w:t>S. attenuata</w:t>
      </w:r>
      <w:r w:rsidRPr="004331A6">
        <w:rPr>
          <w:rFonts w:ascii="Arial" w:hAnsi="Arial" w:cs="Arial"/>
          <w:sz w:val="24"/>
          <w:szCs w:val="24"/>
          <w:lang w:val="en-GB"/>
        </w:rPr>
        <w:t xml:space="preserve"> and </w:t>
      </w:r>
      <w:r w:rsidRPr="004331A6">
        <w:rPr>
          <w:rFonts w:ascii="Arial" w:hAnsi="Arial" w:cs="Arial"/>
          <w:i/>
          <w:iCs/>
          <w:sz w:val="24"/>
          <w:szCs w:val="24"/>
          <w:lang w:val="en-GB"/>
        </w:rPr>
        <w:t>D. delphis</w:t>
      </w:r>
      <w:r w:rsidRPr="004331A6">
        <w:rPr>
          <w:rFonts w:ascii="Arial" w:hAnsi="Arial" w:cs="Arial"/>
          <w:sz w:val="24"/>
          <w:szCs w:val="24"/>
          <w:lang w:val="en-GB"/>
        </w:rPr>
        <w:t xml:space="preserve"> showed moderate precision but improved F1-scores (78% and 70%, respectively). The F1-score peaked at ~90% for </w:t>
      </w:r>
      <w:r w:rsidRPr="004331A6">
        <w:rPr>
          <w:rFonts w:ascii="Arial" w:hAnsi="Arial" w:cs="Arial"/>
          <w:i/>
          <w:iCs/>
          <w:sz w:val="24"/>
          <w:szCs w:val="24"/>
          <w:lang w:val="en-GB"/>
        </w:rPr>
        <w:t>S. frontalis</w:t>
      </w:r>
      <w:r w:rsidRPr="004331A6">
        <w:rPr>
          <w:rFonts w:ascii="Arial" w:hAnsi="Arial" w:cs="Arial"/>
          <w:sz w:val="24"/>
          <w:szCs w:val="24"/>
          <w:lang w:val="en-GB"/>
        </w:rPr>
        <w:t xml:space="preserve">, </w:t>
      </w:r>
      <w:r w:rsidRPr="004331A6">
        <w:rPr>
          <w:rFonts w:ascii="Arial" w:hAnsi="Arial" w:cs="Arial"/>
          <w:i/>
          <w:iCs/>
          <w:sz w:val="24"/>
          <w:szCs w:val="24"/>
          <w:lang w:val="en-GB"/>
        </w:rPr>
        <w:t>S. longirostris</w:t>
      </w:r>
      <w:r w:rsidRPr="004331A6">
        <w:rPr>
          <w:rFonts w:ascii="Arial" w:hAnsi="Arial" w:cs="Arial"/>
          <w:sz w:val="24"/>
          <w:szCs w:val="24"/>
          <w:lang w:val="en-GB"/>
        </w:rPr>
        <w:t xml:space="preserve">, and </w:t>
      </w:r>
      <w:r w:rsidRPr="004331A6">
        <w:rPr>
          <w:rFonts w:ascii="Arial" w:hAnsi="Arial" w:cs="Arial"/>
          <w:i/>
          <w:iCs/>
          <w:sz w:val="24"/>
          <w:szCs w:val="24"/>
          <w:lang w:val="en-GB"/>
        </w:rPr>
        <w:t>S. clymene</w:t>
      </w:r>
      <w:r w:rsidRPr="004331A6">
        <w:rPr>
          <w:rFonts w:ascii="Arial" w:hAnsi="Arial" w:cs="Arial"/>
          <w:sz w:val="24"/>
          <w:szCs w:val="24"/>
          <w:lang w:val="en-GB"/>
        </w:rPr>
        <w:t xml:space="preserve">. The lowest F1-score was for </w:t>
      </w:r>
      <w:r w:rsidRPr="004331A6">
        <w:rPr>
          <w:rFonts w:ascii="Arial" w:hAnsi="Arial" w:cs="Arial"/>
          <w:i/>
          <w:iCs/>
          <w:sz w:val="24"/>
          <w:szCs w:val="24"/>
          <w:lang w:val="en-GB"/>
        </w:rPr>
        <w:t>S. bredanensis</w:t>
      </w:r>
      <w:r w:rsidRPr="004331A6">
        <w:rPr>
          <w:rFonts w:ascii="Arial" w:hAnsi="Arial" w:cs="Arial"/>
          <w:sz w:val="24"/>
          <w:szCs w:val="24"/>
          <w:lang w:val="en-GB"/>
        </w:rPr>
        <w:t xml:space="preserve"> (64%), driven by low precision despite perfect recall. Overall, the weighted average F1-score was 75%, reflecting strong </w:t>
      </w:r>
      <w:r>
        <w:rPr>
          <w:rFonts w:ascii="Arial" w:hAnsi="Arial" w:cs="Arial"/>
          <w:sz w:val="24"/>
          <w:szCs w:val="24"/>
          <w:lang w:val="en-GB"/>
        </w:rPr>
        <w:t>event</w:t>
      </w:r>
      <w:r w:rsidRPr="004331A6">
        <w:rPr>
          <w:rFonts w:ascii="Arial" w:hAnsi="Arial" w:cs="Arial"/>
          <w:sz w:val="24"/>
          <w:szCs w:val="24"/>
          <w:lang w:val="en-GB"/>
        </w:rPr>
        <w:t>-level classification performance.</w:t>
      </w:r>
      <w:r>
        <w:rPr>
          <w:rFonts w:ascii="Arial" w:hAnsi="Arial" w:cs="Arial"/>
          <w:sz w:val="24"/>
          <w:szCs w:val="24"/>
          <w:lang w:val="en-GB"/>
        </w:rPr>
        <w:t xml:space="preserve"> </w:t>
      </w:r>
      <w:r w:rsidRPr="00184CAD">
        <w:rPr>
          <w:rFonts w:ascii="Arial" w:hAnsi="Arial" w:cs="Arial"/>
          <w:b/>
          <w:bCs/>
          <w:sz w:val="24"/>
          <w:szCs w:val="24"/>
          <w:lang w:val="en-GB"/>
        </w:rPr>
        <w:t xml:space="preserve">Figure </w:t>
      </w:r>
      <w:r>
        <w:rPr>
          <w:rFonts w:ascii="Arial" w:hAnsi="Arial" w:cs="Arial"/>
          <w:b/>
          <w:bCs/>
          <w:sz w:val="24"/>
          <w:szCs w:val="24"/>
          <w:lang w:val="en-GB"/>
        </w:rPr>
        <w:t>2(b)</w:t>
      </w:r>
      <w:r>
        <w:rPr>
          <w:rFonts w:ascii="Arial" w:hAnsi="Arial" w:cs="Arial"/>
          <w:sz w:val="24"/>
          <w:szCs w:val="24"/>
          <w:lang w:val="en-GB"/>
        </w:rPr>
        <w:t xml:space="preserve"> shows the confusion matrix from a single run that closely match the average results from the five runs of the LOGO model for the event-level classification.</w:t>
      </w:r>
    </w:p>
    <w:p w14:paraId="0B4DFB6A" w14:textId="77777777" w:rsidR="00EF7002" w:rsidRDefault="00EF7002" w:rsidP="00B76879">
      <w:pPr>
        <w:spacing w:line="360" w:lineRule="auto"/>
        <w:jc w:val="both"/>
        <w:rPr>
          <w:rFonts w:ascii="Arial" w:hAnsi="Arial" w:cs="Arial"/>
          <w:sz w:val="24"/>
          <w:szCs w:val="24"/>
          <w:lang w:val="en-GB"/>
        </w:rPr>
      </w:pPr>
    </w:p>
    <w:p w14:paraId="2D3FBE62" w14:textId="3A99E420" w:rsidR="00EF7002" w:rsidRDefault="00EF7002" w:rsidP="00B76879">
      <w:pPr>
        <w:spacing w:line="360" w:lineRule="auto"/>
        <w:jc w:val="both"/>
        <w:rPr>
          <w:rFonts w:ascii="Arial" w:hAnsi="Arial" w:cs="Arial"/>
          <w:sz w:val="24"/>
          <w:szCs w:val="24"/>
          <w:lang w:val="en-GB"/>
        </w:rPr>
      </w:pPr>
      <w:r>
        <w:rPr>
          <w:rFonts w:ascii="Arial" w:hAnsi="Arial" w:cs="Arial"/>
          <w:noProof/>
          <w:sz w:val="24"/>
          <w:szCs w:val="24"/>
          <w:lang w:val="en-GB"/>
        </w:rPr>
        <w:drawing>
          <wp:anchor distT="0" distB="0" distL="114300" distR="114300" simplePos="0" relativeHeight="251692032" behindDoc="0" locked="0" layoutInCell="1" allowOverlap="1" wp14:anchorId="4FF04C9A" wp14:editId="04BAC50B">
            <wp:simplePos x="0" y="0"/>
            <wp:positionH relativeFrom="margin">
              <wp:align>center</wp:align>
            </wp:positionH>
            <wp:positionV relativeFrom="paragraph">
              <wp:posOffset>0</wp:posOffset>
            </wp:positionV>
            <wp:extent cx="4768145" cy="5220000"/>
            <wp:effectExtent l="0" t="0" r="0" b="0"/>
            <wp:wrapTopAndBottom/>
            <wp:docPr id="18480292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8145" cy="522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7C279" w14:textId="7F8754EA" w:rsidR="0042163E" w:rsidRPr="00C17445" w:rsidRDefault="00916041" w:rsidP="00C17445">
      <w:pPr>
        <w:spacing w:line="240" w:lineRule="auto"/>
        <w:jc w:val="both"/>
        <w:rPr>
          <w:rFonts w:ascii="Arial" w:hAnsi="Arial" w:cs="Arial"/>
          <w:sz w:val="24"/>
          <w:szCs w:val="24"/>
          <w:lang w:val="en-GB"/>
        </w:rPr>
      </w:pPr>
      <w:bookmarkStart w:id="19" w:name="_Hlk203387405"/>
      <w:r w:rsidRPr="00C17445">
        <w:rPr>
          <w:rFonts w:ascii="Arial" w:hAnsi="Arial" w:cs="Arial"/>
          <w:b/>
          <w:bCs/>
          <w:sz w:val="20"/>
          <w:szCs w:val="20"/>
          <w:lang w:val="en-GB"/>
        </w:rPr>
        <w:t>Figure 2.</w:t>
      </w:r>
      <w:r w:rsidRPr="00C17445">
        <w:rPr>
          <w:rFonts w:ascii="Arial" w:hAnsi="Arial" w:cs="Arial"/>
          <w:sz w:val="20"/>
          <w:szCs w:val="20"/>
          <w:lang w:val="en-GB"/>
        </w:rPr>
        <w:t xml:space="preserve"> </w:t>
      </w:r>
      <w:bookmarkEnd w:id="19"/>
      <w:r w:rsidR="00C17445" w:rsidRPr="00C17445">
        <w:rPr>
          <w:rFonts w:ascii="Arial" w:hAnsi="Arial" w:cs="Arial"/>
          <w:sz w:val="20"/>
          <w:szCs w:val="20"/>
          <w:lang w:val="en-GB"/>
        </w:rPr>
        <w:t>Confusion matrices from a single run of three whistle classification models for seven delphinid species in the Santos Basin. (a) Whistle-level classification performance using 5-fold cross-validation (K-Fold), where whistles from the same acoustic event (a set of whistles within a dolphin encounter) could appear in both training and test sets. (b) Event-level classification using Leave-One-Group-Out (LOGO event), where each acoustic event is treated as an independent unit; predictions were made by summing tree votes across all whistles within each test event. (c) Event-level classification using a LOGO meta-classifier trained on the outputs of K-Fold, LOGO ind (whistle-level), and LOGO event (event-level) models.</w:t>
      </w:r>
    </w:p>
    <w:p w14:paraId="2A86597B" w14:textId="77777777" w:rsidR="008A10EB" w:rsidRDefault="008A10EB" w:rsidP="00601B5E">
      <w:pPr>
        <w:spacing w:line="360" w:lineRule="auto"/>
        <w:jc w:val="both"/>
        <w:rPr>
          <w:rFonts w:ascii="Arial" w:hAnsi="Arial" w:cs="Arial"/>
          <w:sz w:val="24"/>
          <w:szCs w:val="24"/>
          <w:lang w:val="en-GB"/>
        </w:rPr>
      </w:pPr>
    </w:p>
    <w:p w14:paraId="244D4EED" w14:textId="77777777" w:rsidR="00304C29" w:rsidRDefault="00304C29" w:rsidP="00601B5E">
      <w:pPr>
        <w:spacing w:line="360" w:lineRule="auto"/>
        <w:jc w:val="both"/>
        <w:rPr>
          <w:rFonts w:ascii="Arial" w:hAnsi="Arial" w:cs="Arial"/>
          <w:sz w:val="24"/>
          <w:szCs w:val="24"/>
          <w:lang w:val="en-GB"/>
        </w:rPr>
      </w:pPr>
    </w:p>
    <w:p w14:paraId="13810B18" w14:textId="77777777" w:rsidR="00304C29" w:rsidRDefault="00304C29" w:rsidP="00601B5E">
      <w:pPr>
        <w:spacing w:line="360" w:lineRule="auto"/>
        <w:jc w:val="both"/>
        <w:rPr>
          <w:rFonts w:ascii="Arial" w:hAnsi="Arial" w:cs="Arial"/>
          <w:sz w:val="24"/>
          <w:szCs w:val="24"/>
          <w:lang w:val="en-GB"/>
        </w:rPr>
      </w:pPr>
    </w:p>
    <w:p w14:paraId="652FE234" w14:textId="77777777" w:rsidR="00304C29" w:rsidRDefault="00304C29" w:rsidP="00601B5E">
      <w:pPr>
        <w:spacing w:line="360" w:lineRule="auto"/>
        <w:jc w:val="both"/>
        <w:rPr>
          <w:rFonts w:ascii="Arial" w:hAnsi="Arial" w:cs="Arial"/>
          <w:sz w:val="24"/>
          <w:szCs w:val="24"/>
          <w:lang w:val="en-GB"/>
        </w:rPr>
      </w:pPr>
    </w:p>
    <w:p w14:paraId="6AF673E1" w14:textId="77777777" w:rsidR="00304C29" w:rsidRDefault="00304C29" w:rsidP="00601B5E">
      <w:pPr>
        <w:spacing w:line="360" w:lineRule="auto"/>
        <w:jc w:val="both"/>
        <w:rPr>
          <w:rFonts w:ascii="Arial" w:hAnsi="Arial" w:cs="Arial"/>
          <w:sz w:val="24"/>
          <w:szCs w:val="24"/>
          <w:lang w:val="en-GB"/>
        </w:rPr>
      </w:pPr>
    </w:p>
    <w:bookmarkEnd w:id="18"/>
    <w:p w14:paraId="17456F33" w14:textId="05C84009" w:rsidR="005728D9" w:rsidRPr="005728D9" w:rsidRDefault="00BC1E5C" w:rsidP="005728D9">
      <w:pPr>
        <w:spacing w:line="360" w:lineRule="auto"/>
        <w:jc w:val="both"/>
        <w:rPr>
          <w:rFonts w:ascii="Arial" w:hAnsi="Arial" w:cs="Arial"/>
          <w:b/>
          <w:bCs/>
          <w:sz w:val="24"/>
          <w:szCs w:val="24"/>
          <w:lang w:val="en-GB"/>
        </w:rPr>
      </w:pPr>
      <w:r>
        <w:rPr>
          <w:rFonts w:ascii="Arial" w:hAnsi="Arial" w:cs="Arial"/>
          <w:b/>
          <w:bCs/>
          <w:sz w:val="24"/>
          <w:szCs w:val="24"/>
          <w:lang w:val="en-GB"/>
        </w:rPr>
        <w:lastRenderedPageBreak/>
        <w:t>Feature</w:t>
      </w:r>
      <w:r w:rsidR="005728D9" w:rsidRPr="005728D9">
        <w:rPr>
          <w:rFonts w:ascii="Arial" w:hAnsi="Arial" w:cs="Arial"/>
          <w:b/>
          <w:bCs/>
          <w:sz w:val="24"/>
          <w:szCs w:val="24"/>
          <w:lang w:val="en-GB"/>
        </w:rPr>
        <w:t xml:space="preserve"> Importance</w:t>
      </w:r>
    </w:p>
    <w:p w14:paraId="008347BA" w14:textId="5B5BABE4" w:rsidR="00B81247" w:rsidRDefault="00B81247" w:rsidP="005728D9">
      <w:pPr>
        <w:spacing w:line="360" w:lineRule="auto"/>
        <w:jc w:val="both"/>
        <w:rPr>
          <w:rFonts w:ascii="Arial" w:hAnsi="Arial" w:cs="Arial"/>
          <w:sz w:val="24"/>
          <w:szCs w:val="24"/>
          <w:lang w:val="en-GB"/>
        </w:rPr>
      </w:pPr>
      <w:r>
        <w:rPr>
          <w:rFonts w:ascii="Arial" w:hAnsi="Arial" w:cs="Arial"/>
          <w:noProof/>
          <w:sz w:val="24"/>
          <w:szCs w:val="24"/>
          <w:lang w:val="en-GB"/>
        </w:rPr>
        <w:drawing>
          <wp:anchor distT="0" distB="0" distL="114300" distR="114300" simplePos="0" relativeHeight="251693056" behindDoc="0" locked="0" layoutInCell="1" allowOverlap="1" wp14:anchorId="2240FDCF" wp14:editId="3F598138">
            <wp:simplePos x="0" y="0"/>
            <wp:positionH relativeFrom="margin">
              <wp:align>center</wp:align>
            </wp:positionH>
            <wp:positionV relativeFrom="paragraph">
              <wp:posOffset>4009390</wp:posOffset>
            </wp:positionV>
            <wp:extent cx="3132306" cy="3168000"/>
            <wp:effectExtent l="0" t="0" r="0" b="0"/>
            <wp:wrapTopAndBottom/>
            <wp:docPr id="79248311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2306" cy="316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1E5C">
        <w:rPr>
          <w:rFonts w:ascii="Arial" w:hAnsi="Arial" w:cs="Arial"/>
          <w:b/>
          <w:bCs/>
          <w:sz w:val="24"/>
          <w:szCs w:val="24"/>
          <w:lang w:val="en-GB"/>
        </w:rPr>
        <w:tab/>
      </w:r>
      <w:r w:rsidR="005728D9" w:rsidRPr="00184CAD">
        <w:rPr>
          <w:rFonts w:ascii="Arial" w:hAnsi="Arial" w:cs="Arial"/>
          <w:b/>
          <w:bCs/>
          <w:sz w:val="24"/>
          <w:szCs w:val="24"/>
          <w:lang w:val="en-GB"/>
        </w:rPr>
        <w:t xml:space="preserve">Figure </w:t>
      </w:r>
      <w:r>
        <w:rPr>
          <w:rFonts w:ascii="Arial" w:hAnsi="Arial" w:cs="Arial"/>
          <w:b/>
          <w:bCs/>
          <w:sz w:val="24"/>
          <w:szCs w:val="24"/>
          <w:lang w:val="en-GB"/>
        </w:rPr>
        <w:t>3(a)</w:t>
      </w:r>
      <w:r w:rsidR="005728D9" w:rsidRPr="005728D9">
        <w:rPr>
          <w:rFonts w:ascii="Arial" w:hAnsi="Arial" w:cs="Arial"/>
          <w:sz w:val="24"/>
          <w:szCs w:val="24"/>
          <w:lang w:val="en-GB"/>
        </w:rPr>
        <w:t xml:space="preserve"> shows the global </w:t>
      </w:r>
      <w:r w:rsidR="00D605BC">
        <w:rPr>
          <w:rFonts w:ascii="Arial" w:hAnsi="Arial" w:cs="Arial"/>
          <w:sz w:val="24"/>
          <w:szCs w:val="24"/>
          <w:lang w:val="en-GB"/>
        </w:rPr>
        <w:t>feature</w:t>
      </w:r>
      <w:r w:rsidR="00D605BC" w:rsidRPr="005728D9">
        <w:rPr>
          <w:rFonts w:ascii="Arial" w:hAnsi="Arial" w:cs="Arial"/>
          <w:sz w:val="24"/>
          <w:szCs w:val="24"/>
          <w:lang w:val="en-GB"/>
        </w:rPr>
        <w:t xml:space="preserve"> </w:t>
      </w:r>
      <w:r w:rsidR="005728D9" w:rsidRPr="005728D9">
        <w:rPr>
          <w:rFonts w:ascii="Arial" w:hAnsi="Arial" w:cs="Arial"/>
          <w:sz w:val="24"/>
          <w:szCs w:val="24"/>
          <w:lang w:val="en-GB"/>
        </w:rPr>
        <w:t xml:space="preserve">importance ranking (top 10) based on permutation importance. The most influential variable was the absolute </w:t>
      </w:r>
      <w:r w:rsidR="00C03633">
        <w:rPr>
          <w:rFonts w:ascii="Arial" w:hAnsi="Arial" w:cs="Arial"/>
          <w:sz w:val="24"/>
          <w:szCs w:val="24"/>
          <w:lang w:val="en-GB"/>
        </w:rPr>
        <w:t xml:space="preserve">value of the </w:t>
      </w:r>
      <w:r w:rsidR="005728D9" w:rsidRPr="005728D9">
        <w:rPr>
          <w:rFonts w:ascii="Arial" w:hAnsi="Arial" w:cs="Arial"/>
          <w:sz w:val="24"/>
          <w:szCs w:val="24"/>
          <w:lang w:val="en-GB"/>
        </w:rPr>
        <w:t xml:space="preserve">mean slope of the contour (FREQABSSLOPEMEAN), followed by median frequency (FREQMEDIAN) and the percentage of </w:t>
      </w:r>
      <w:r w:rsidR="00F8387B">
        <w:rPr>
          <w:rFonts w:ascii="Arial" w:hAnsi="Arial" w:cs="Arial"/>
          <w:sz w:val="24"/>
          <w:szCs w:val="24"/>
          <w:lang w:val="en-GB"/>
        </w:rPr>
        <w:t xml:space="preserve">the whistle that had a slope of zero </w:t>
      </w:r>
      <w:r w:rsidR="005728D9" w:rsidRPr="005728D9">
        <w:rPr>
          <w:rFonts w:ascii="Arial" w:hAnsi="Arial" w:cs="Arial"/>
          <w:sz w:val="24"/>
          <w:szCs w:val="24"/>
          <w:lang w:val="en-GB"/>
        </w:rPr>
        <w:t xml:space="preserve">(FREQSWEEPFLATPERCENT), the latter showing a strong negative correlation with FREQABSSLOPEMEAN (Spearman’s </w:t>
      </w:r>
      <w:r w:rsidR="005728D9" w:rsidRPr="005728D9">
        <w:rPr>
          <w:rFonts w:ascii="Arial" w:hAnsi="Arial" w:cs="Arial"/>
          <w:sz w:val="24"/>
          <w:szCs w:val="24"/>
        </w:rPr>
        <w:t>ρ</w:t>
      </w:r>
      <w:r w:rsidR="005728D9" w:rsidRPr="005728D9">
        <w:rPr>
          <w:rFonts w:ascii="Arial" w:hAnsi="Arial" w:cs="Arial"/>
          <w:sz w:val="24"/>
          <w:szCs w:val="24"/>
          <w:lang w:val="en-GB"/>
        </w:rPr>
        <w:t xml:space="preserve"> = –</w:t>
      </w:r>
      <w:r w:rsidR="00A5164F">
        <w:rPr>
          <w:rFonts w:ascii="Arial" w:hAnsi="Arial" w:cs="Arial"/>
          <w:sz w:val="24"/>
          <w:szCs w:val="24"/>
          <w:lang w:val="en-GB"/>
        </w:rPr>
        <w:t xml:space="preserve"> </w:t>
      </w:r>
      <w:r w:rsidR="005728D9" w:rsidRPr="005728D9">
        <w:rPr>
          <w:rFonts w:ascii="Arial" w:hAnsi="Arial" w:cs="Arial"/>
          <w:sz w:val="24"/>
          <w:szCs w:val="24"/>
          <w:lang w:val="en-GB"/>
        </w:rPr>
        <w:t>0.7</w:t>
      </w:r>
      <w:r w:rsidR="00A5164F">
        <w:rPr>
          <w:rFonts w:ascii="Arial" w:hAnsi="Arial" w:cs="Arial"/>
          <w:sz w:val="24"/>
          <w:szCs w:val="24"/>
          <w:lang w:val="en-GB"/>
        </w:rPr>
        <w:t>4</w:t>
      </w:r>
      <w:r w:rsidR="005728D9" w:rsidRPr="005728D9">
        <w:rPr>
          <w:rFonts w:ascii="Arial" w:hAnsi="Arial" w:cs="Arial"/>
          <w:sz w:val="24"/>
          <w:szCs w:val="24"/>
          <w:lang w:val="en-GB"/>
        </w:rPr>
        <w:t xml:space="preserve">). Other key variables included whistle duration (DURATION) and the ratio of </w:t>
      </w:r>
      <w:r w:rsidR="00F8387B">
        <w:rPr>
          <w:rFonts w:ascii="Arial" w:hAnsi="Arial" w:cs="Arial"/>
          <w:sz w:val="24"/>
          <w:szCs w:val="24"/>
          <w:lang w:val="en-GB"/>
        </w:rPr>
        <w:t xml:space="preserve">the number of </w:t>
      </w:r>
      <w:r w:rsidR="005728D9" w:rsidRPr="005728D9">
        <w:rPr>
          <w:rFonts w:ascii="Arial" w:hAnsi="Arial" w:cs="Arial"/>
          <w:sz w:val="24"/>
          <w:szCs w:val="24"/>
          <w:lang w:val="en-GB"/>
        </w:rPr>
        <w:t>inflection points to duration (INFLDUR). Frequency descriptors</w:t>
      </w:r>
      <w:r w:rsidR="005728D9" w:rsidRPr="00BC1E5C">
        <w:rPr>
          <w:rFonts w:ascii="Arial" w:hAnsi="Arial" w:cs="Arial"/>
          <w:sz w:val="24"/>
          <w:szCs w:val="24"/>
          <w:lang w:val="en-GB"/>
        </w:rPr>
        <w:t xml:space="preserve">, </w:t>
      </w:r>
      <w:r w:rsidR="005728D9" w:rsidRPr="005728D9">
        <w:rPr>
          <w:rFonts w:ascii="Arial" w:hAnsi="Arial" w:cs="Arial"/>
          <w:sz w:val="24"/>
          <w:szCs w:val="24"/>
          <w:lang w:val="en-GB"/>
        </w:rPr>
        <w:t>such as maximum frequency (FREQMAX)</w:t>
      </w:r>
      <w:r w:rsidR="00CC671B">
        <w:rPr>
          <w:rFonts w:ascii="Arial" w:hAnsi="Arial" w:cs="Arial"/>
          <w:sz w:val="24"/>
          <w:szCs w:val="24"/>
          <w:lang w:val="en-GB"/>
        </w:rPr>
        <w:t xml:space="preserve"> and</w:t>
      </w:r>
      <w:r w:rsidR="005728D9" w:rsidRPr="005728D9">
        <w:rPr>
          <w:rFonts w:ascii="Arial" w:hAnsi="Arial" w:cs="Arial"/>
          <w:sz w:val="24"/>
          <w:szCs w:val="24"/>
          <w:lang w:val="en-GB"/>
        </w:rPr>
        <w:t xml:space="preserve"> initial frequency (FREQBEG)</w:t>
      </w:r>
      <w:r w:rsidR="00CC671B">
        <w:rPr>
          <w:rFonts w:ascii="Arial" w:hAnsi="Arial" w:cs="Arial"/>
          <w:sz w:val="24"/>
          <w:szCs w:val="24"/>
          <w:lang w:val="en-GB"/>
        </w:rPr>
        <w:t xml:space="preserve"> appeared in top 10 rank and had moderate to strong moderate </w:t>
      </w:r>
      <w:r w:rsidR="00C44A99">
        <w:rPr>
          <w:rFonts w:ascii="Arial" w:hAnsi="Arial" w:cs="Arial"/>
          <w:sz w:val="24"/>
          <w:szCs w:val="24"/>
          <w:lang w:val="en-GB"/>
        </w:rPr>
        <w:t xml:space="preserve">positive </w:t>
      </w:r>
      <w:r w:rsidR="00CC671B">
        <w:rPr>
          <w:rFonts w:ascii="Arial" w:hAnsi="Arial" w:cs="Arial"/>
          <w:sz w:val="24"/>
          <w:szCs w:val="24"/>
          <w:lang w:val="en-GB"/>
        </w:rPr>
        <w:t>correlation with median frequency</w:t>
      </w:r>
      <w:r w:rsidR="00C44A99">
        <w:rPr>
          <w:rFonts w:ascii="Arial" w:hAnsi="Arial" w:cs="Arial"/>
          <w:sz w:val="24"/>
          <w:szCs w:val="24"/>
          <w:lang w:val="en-GB"/>
        </w:rPr>
        <w:t xml:space="preserve"> (</w:t>
      </w:r>
      <w:r w:rsidR="00C44A99" w:rsidRPr="005728D9">
        <w:rPr>
          <w:rFonts w:ascii="Arial" w:hAnsi="Arial" w:cs="Arial"/>
          <w:sz w:val="24"/>
          <w:szCs w:val="24"/>
          <w:lang w:val="en-GB"/>
        </w:rPr>
        <w:t xml:space="preserve">Spearman’s </w:t>
      </w:r>
      <w:r w:rsidR="00C44A99" w:rsidRPr="005728D9">
        <w:rPr>
          <w:rFonts w:ascii="Arial" w:hAnsi="Arial" w:cs="Arial"/>
          <w:sz w:val="24"/>
          <w:szCs w:val="24"/>
        </w:rPr>
        <w:t>ρ</w:t>
      </w:r>
      <w:r w:rsidR="00C44A99" w:rsidRPr="005728D9">
        <w:rPr>
          <w:rFonts w:ascii="Arial" w:hAnsi="Arial" w:cs="Arial"/>
          <w:sz w:val="24"/>
          <w:szCs w:val="24"/>
          <w:lang w:val="en-GB"/>
        </w:rPr>
        <w:t xml:space="preserve"> </w:t>
      </w:r>
      <w:r w:rsidR="00C44A99">
        <w:rPr>
          <w:rFonts w:ascii="Arial" w:hAnsi="Arial" w:cs="Arial"/>
          <w:sz w:val="24"/>
          <w:szCs w:val="24"/>
          <w:lang w:val="en-GB"/>
        </w:rPr>
        <w:t>around</w:t>
      </w:r>
      <w:r w:rsidR="00C44A99" w:rsidRPr="005728D9">
        <w:rPr>
          <w:rFonts w:ascii="Arial" w:hAnsi="Arial" w:cs="Arial"/>
          <w:sz w:val="24"/>
          <w:szCs w:val="24"/>
          <w:lang w:val="en-GB"/>
        </w:rPr>
        <w:t xml:space="preserve"> 0.</w:t>
      </w:r>
      <w:r w:rsidR="00C44A99">
        <w:rPr>
          <w:rFonts w:ascii="Arial" w:hAnsi="Arial" w:cs="Arial"/>
          <w:sz w:val="24"/>
          <w:szCs w:val="24"/>
          <w:lang w:val="en-GB"/>
        </w:rPr>
        <w:t>5 to 0.6)</w:t>
      </w:r>
      <w:r w:rsidR="00CC671B">
        <w:rPr>
          <w:rFonts w:ascii="Arial" w:hAnsi="Arial" w:cs="Arial"/>
          <w:sz w:val="24"/>
          <w:szCs w:val="24"/>
          <w:lang w:val="en-GB"/>
        </w:rPr>
        <w:t>.</w:t>
      </w:r>
      <w:r w:rsidR="00D20A7F">
        <w:rPr>
          <w:rFonts w:ascii="Arial" w:hAnsi="Arial" w:cs="Arial"/>
          <w:sz w:val="24"/>
          <w:szCs w:val="24"/>
          <w:lang w:val="en-GB"/>
        </w:rPr>
        <w:t xml:space="preserve"> </w:t>
      </w:r>
      <w:r w:rsidR="00DC725F">
        <w:rPr>
          <w:rFonts w:ascii="Arial" w:hAnsi="Arial" w:cs="Arial"/>
          <w:sz w:val="24"/>
          <w:szCs w:val="24"/>
          <w:lang w:val="en-GB"/>
        </w:rPr>
        <w:t>I</w:t>
      </w:r>
      <w:r w:rsidR="005728D9" w:rsidRPr="005728D9">
        <w:rPr>
          <w:rFonts w:ascii="Arial" w:hAnsi="Arial" w:cs="Arial"/>
          <w:sz w:val="24"/>
          <w:szCs w:val="24"/>
          <w:lang w:val="en-GB"/>
        </w:rPr>
        <w:t>nitial-to-final frequency ratio (</w:t>
      </w:r>
      <w:r w:rsidR="00D36ABA" w:rsidRPr="00DF0051">
        <w:rPr>
          <w:rFonts w:ascii="Arial" w:hAnsi="Arial" w:cs="Arial"/>
          <w:sz w:val="24"/>
          <w:szCs w:val="24"/>
          <w:lang w:val="en-GB"/>
        </w:rPr>
        <w:t>FREQBEGENDRATIO</w:t>
      </w:r>
      <w:r w:rsidR="005728D9" w:rsidRPr="005728D9">
        <w:rPr>
          <w:rFonts w:ascii="Arial" w:hAnsi="Arial" w:cs="Arial"/>
          <w:sz w:val="24"/>
          <w:szCs w:val="24"/>
          <w:lang w:val="en-GB"/>
        </w:rPr>
        <w:t>)</w:t>
      </w:r>
      <w:r w:rsidR="005728D9" w:rsidRPr="00BC1E5C">
        <w:rPr>
          <w:rFonts w:ascii="Arial" w:hAnsi="Arial" w:cs="Arial"/>
          <w:sz w:val="24"/>
          <w:szCs w:val="24"/>
          <w:lang w:val="en-GB"/>
        </w:rPr>
        <w:t xml:space="preserve"> </w:t>
      </w:r>
      <w:r w:rsidR="00CC671B" w:rsidRPr="005728D9">
        <w:rPr>
          <w:rFonts w:ascii="Arial" w:hAnsi="Arial" w:cs="Arial"/>
          <w:sz w:val="24"/>
          <w:szCs w:val="24"/>
          <w:lang w:val="en-GB"/>
        </w:rPr>
        <w:t>w</w:t>
      </w:r>
      <w:r w:rsidR="00CC671B">
        <w:rPr>
          <w:rFonts w:ascii="Arial" w:hAnsi="Arial" w:cs="Arial"/>
          <w:sz w:val="24"/>
          <w:szCs w:val="24"/>
          <w:lang w:val="en-GB"/>
        </w:rPr>
        <w:t>as</w:t>
      </w:r>
      <w:r w:rsidR="00DC725F">
        <w:rPr>
          <w:rFonts w:ascii="Arial" w:hAnsi="Arial" w:cs="Arial"/>
          <w:sz w:val="24"/>
          <w:szCs w:val="24"/>
          <w:lang w:val="en-GB"/>
        </w:rPr>
        <w:t xml:space="preserve"> also</w:t>
      </w:r>
      <w:r w:rsidR="00CC671B" w:rsidRPr="005728D9">
        <w:rPr>
          <w:rFonts w:ascii="Arial" w:hAnsi="Arial" w:cs="Arial"/>
          <w:sz w:val="24"/>
          <w:szCs w:val="24"/>
          <w:lang w:val="en-GB"/>
        </w:rPr>
        <w:t xml:space="preserve"> </w:t>
      </w:r>
      <w:r w:rsidR="005728D9" w:rsidRPr="005728D9">
        <w:rPr>
          <w:rFonts w:ascii="Arial" w:hAnsi="Arial" w:cs="Arial"/>
          <w:sz w:val="24"/>
          <w:szCs w:val="24"/>
          <w:lang w:val="en-GB"/>
        </w:rPr>
        <w:t>important</w:t>
      </w:r>
      <w:r w:rsidR="005728D9" w:rsidRPr="00BC1E5C">
        <w:rPr>
          <w:rFonts w:ascii="Arial" w:hAnsi="Arial" w:cs="Arial"/>
          <w:sz w:val="24"/>
          <w:szCs w:val="24"/>
          <w:lang w:val="en-GB"/>
        </w:rPr>
        <w:t xml:space="preserve">; </w:t>
      </w:r>
      <w:r w:rsidR="005728D9" w:rsidRPr="005728D9">
        <w:rPr>
          <w:rFonts w:ascii="Arial" w:hAnsi="Arial" w:cs="Arial"/>
          <w:sz w:val="24"/>
          <w:szCs w:val="24"/>
          <w:lang w:val="en-GB"/>
        </w:rPr>
        <w:t xml:space="preserve">as was the percentage of </w:t>
      </w:r>
      <w:r w:rsidR="00F8387B">
        <w:rPr>
          <w:rFonts w:ascii="Arial" w:hAnsi="Arial" w:cs="Arial"/>
          <w:sz w:val="24"/>
          <w:szCs w:val="24"/>
          <w:lang w:val="en-GB"/>
        </w:rPr>
        <w:t>the whistle that had a positive slope</w:t>
      </w:r>
      <w:r w:rsidR="005728D9" w:rsidRPr="005728D9">
        <w:rPr>
          <w:rFonts w:ascii="Arial" w:hAnsi="Arial" w:cs="Arial"/>
          <w:sz w:val="24"/>
          <w:szCs w:val="24"/>
          <w:lang w:val="en-GB"/>
        </w:rPr>
        <w:t xml:space="preserve"> (FREQSWEEPUPPERCENT). These results suggest that slope, frequency, and duration features, even when correlated, collectively enhance the model’s predictive power.</w:t>
      </w:r>
    </w:p>
    <w:p w14:paraId="618C038C" w14:textId="46F478E5" w:rsidR="00227CDB" w:rsidRDefault="007A5DB2" w:rsidP="002A123E">
      <w:pPr>
        <w:spacing w:line="240" w:lineRule="auto"/>
        <w:jc w:val="both"/>
        <w:rPr>
          <w:rFonts w:ascii="Arial" w:hAnsi="Arial" w:cs="Arial"/>
          <w:sz w:val="24"/>
          <w:szCs w:val="24"/>
          <w:lang w:val="en-GB"/>
        </w:rPr>
      </w:pPr>
      <w:bookmarkStart w:id="20" w:name="_Hlk203388985"/>
      <w:r w:rsidRPr="007A5DB2">
        <w:rPr>
          <w:rFonts w:ascii="Arial" w:hAnsi="Arial" w:cs="Arial"/>
          <w:b/>
          <w:bCs/>
          <w:sz w:val="20"/>
          <w:szCs w:val="20"/>
          <w:lang w:val="en-GB"/>
        </w:rPr>
        <w:t xml:space="preserve">Figure </w:t>
      </w:r>
      <w:r w:rsidR="00B81247">
        <w:rPr>
          <w:rFonts w:ascii="Arial" w:hAnsi="Arial" w:cs="Arial"/>
          <w:b/>
          <w:bCs/>
          <w:sz w:val="20"/>
          <w:szCs w:val="20"/>
          <w:lang w:val="en-GB"/>
        </w:rPr>
        <w:t>3</w:t>
      </w:r>
      <w:r>
        <w:rPr>
          <w:rFonts w:ascii="Arial" w:hAnsi="Arial" w:cs="Arial"/>
          <w:b/>
          <w:bCs/>
          <w:sz w:val="20"/>
          <w:szCs w:val="20"/>
          <w:lang w:val="en-GB"/>
        </w:rPr>
        <w:t>.</w:t>
      </w:r>
      <w:r w:rsidRPr="007A5DB2">
        <w:rPr>
          <w:rFonts w:ascii="Arial" w:hAnsi="Arial" w:cs="Arial"/>
          <w:sz w:val="20"/>
          <w:szCs w:val="20"/>
          <w:lang w:val="en-GB"/>
        </w:rPr>
        <w:t xml:space="preserve"> </w:t>
      </w:r>
      <w:bookmarkEnd w:id="20"/>
      <w:r w:rsidR="00B81247" w:rsidRPr="00000466">
        <w:rPr>
          <w:rFonts w:ascii="Arial" w:hAnsi="Arial" w:cs="Arial"/>
          <w:sz w:val="20"/>
          <w:szCs w:val="20"/>
          <w:lang w:val="en-GB"/>
        </w:rPr>
        <w:t xml:space="preserve">(a) Mean importance of the top 10 features for the delphinid whistle classifier trained using the Leave-One-Group-Out (LOGO) cross-validation strategy, in which all whistles from one acoustic event (i.e., a set of whistles within a dolphin encounter) are iteratively excluded during training and used for testing. (b) Mean importance of </w:t>
      </w:r>
      <w:r w:rsidR="000633A6" w:rsidRPr="00000466">
        <w:rPr>
          <w:rFonts w:ascii="Arial" w:hAnsi="Arial" w:cs="Arial"/>
          <w:sz w:val="20"/>
          <w:szCs w:val="20"/>
          <w:lang w:val="en-GB"/>
        </w:rPr>
        <w:t xml:space="preserve">the top 10 </w:t>
      </w:r>
      <w:r w:rsidR="00B81247" w:rsidRPr="00000466">
        <w:rPr>
          <w:rFonts w:ascii="Arial" w:hAnsi="Arial" w:cs="Arial"/>
          <w:sz w:val="20"/>
          <w:szCs w:val="20"/>
          <w:lang w:val="en-GB"/>
        </w:rPr>
        <w:t>meta-</w:t>
      </w:r>
      <w:r w:rsidR="000633A6">
        <w:rPr>
          <w:rFonts w:ascii="Arial" w:hAnsi="Arial" w:cs="Arial"/>
          <w:sz w:val="20"/>
          <w:szCs w:val="20"/>
          <w:lang w:val="en-GB"/>
        </w:rPr>
        <w:t>features</w:t>
      </w:r>
      <w:r w:rsidR="00B81247" w:rsidRPr="00000466">
        <w:rPr>
          <w:rFonts w:ascii="Arial" w:hAnsi="Arial" w:cs="Arial"/>
          <w:sz w:val="20"/>
          <w:szCs w:val="20"/>
          <w:lang w:val="en-GB"/>
        </w:rPr>
        <w:t xml:space="preserve"> for the whistle meta-classifier trained on outputs from three base models: K-Fold (5-fold cross-validation without group separation), LOGO ind (whistle-level), and LOGO event (event-level). Each meta-variable represents the predicted class probabilities for a given base model. Acronyms and full variable descriptions are provided in the Supplementary Material. For both models, feature importance was calculated using the permutation method and averaged across five runs with balanced training data and optimized hyperparameters.</w:t>
      </w:r>
    </w:p>
    <w:p w14:paraId="149CAACB" w14:textId="16692217" w:rsidR="001F1F42" w:rsidRDefault="00C8448C" w:rsidP="00AB052D">
      <w:pPr>
        <w:spacing w:line="360" w:lineRule="auto"/>
        <w:jc w:val="both"/>
        <w:rPr>
          <w:rFonts w:ascii="Arial" w:hAnsi="Arial" w:cs="Arial"/>
          <w:sz w:val="24"/>
          <w:szCs w:val="24"/>
          <w:lang w:val="en-GB"/>
        </w:rPr>
      </w:pPr>
      <w:r>
        <w:rPr>
          <w:rFonts w:ascii="Arial" w:hAnsi="Arial" w:cs="Arial"/>
          <w:sz w:val="24"/>
          <w:szCs w:val="24"/>
          <w:lang w:val="en-GB"/>
        </w:rPr>
        <w:lastRenderedPageBreak/>
        <w:tab/>
      </w:r>
      <w:r w:rsidR="005728D9" w:rsidRPr="005728D9">
        <w:rPr>
          <w:rFonts w:ascii="Arial" w:hAnsi="Arial" w:cs="Arial"/>
          <w:sz w:val="24"/>
          <w:szCs w:val="24"/>
          <w:lang w:val="en-GB"/>
        </w:rPr>
        <w:t>Species-specific importance was assessed using SHAP values from a representative LOGO model (</w:t>
      </w:r>
      <w:r w:rsidR="005728D9" w:rsidRPr="005728D9">
        <w:rPr>
          <w:rFonts w:ascii="Arial" w:hAnsi="Arial" w:cs="Arial"/>
          <w:b/>
          <w:bCs/>
          <w:sz w:val="24"/>
          <w:szCs w:val="24"/>
          <w:lang w:val="en-GB"/>
        </w:rPr>
        <w:t xml:space="preserve">Figure </w:t>
      </w:r>
      <w:r w:rsidR="001F1F42">
        <w:rPr>
          <w:rFonts w:ascii="Arial" w:hAnsi="Arial" w:cs="Arial"/>
          <w:b/>
          <w:bCs/>
          <w:sz w:val="24"/>
          <w:szCs w:val="24"/>
          <w:lang w:val="en-GB"/>
        </w:rPr>
        <w:t>4</w:t>
      </w:r>
      <w:r w:rsidR="00792D03">
        <w:rPr>
          <w:rFonts w:ascii="Arial" w:hAnsi="Arial" w:cs="Arial"/>
          <w:b/>
          <w:bCs/>
          <w:sz w:val="24"/>
          <w:szCs w:val="24"/>
          <w:lang w:val="en-GB"/>
        </w:rPr>
        <w:t>(a)</w:t>
      </w:r>
      <w:r w:rsidR="005728D9" w:rsidRPr="005728D9">
        <w:rPr>
          <w:rFonts w:ascii="Arial" w:hAnsi="Arial" w:cs="Arial"/>
          <w:sz w:val="24"/>
          <w:szCs w:val="24"/>
          <w:lang w:val="en-GB"/>
        </w:rPr>
        <w:t>). Unlike permutation importance, SHAP values provide instance-level contributions, so their averages across runs were not used; instead, the standard deviation across runs was computed for each variable. FREQABSSLOPEMEAN consistently ranked among the top variables across species</w:t>
      </w:r>
      <w:r w:rsidR="005728D9">
        <w:rPr>
          <w:rFonts w:ascii="Arial" w:hAnsi="Arial" w:cs="Arial"/>
          <w:sz w:val="24"/>
          <w:szCs w:val="24"/>
          <w:lang w:val="en-GB"/>
        </w:rPr>
        <w:t xml:space="preserve">, </w:t>
      </w:r>
      <w:r w:rsidR="005728D9" w:rsidRPr="005728D9">
        <w:rPr>
          <w:rFonts w:ascii="Arial" w:hAnsi="Arial" w:cs="Arial"/>
          <w:sz w:val="24"/>
          <w:szCs w:val="24"/>
          <w:lang w:val="en-GB"/>
        </w:rPr>
        <w:t xml:space="preserve">except for </w:t>
      </w:r>
      <w:r w:rsidR="005728D9" w:rsidRPr="005728D9">
        <w:rPr>
          <w:rFonts w:ascii="Arial" w:hAnsi="Arial" w:cs="Arial"/>
          <w:i/>
          <w:iCs/>
          <w:sz w:val="24"/>
          <w:szCs w:val="24"/>
          <w:lang w:val="en-GB"/>
        </w:rPr>
        <w:t>S. bredanensis</w:t>
      </w:r>
      <w:r w:rsidR="005728D9" w:rsidRPr="005728D9">
        <w:rPr>
          <w:rFonts w:ascii="Arial" w:hAnsi="Arial" w:cs="Arial"/>
          <w:sz w:val="24"/>
          <w:szCs w:val="24"/>
          <w:lang w:val="en-GB"/>
        </w:rPr>
        <w:t xml:space="preserve">. Frequency-related features </w:t>
      </w:r>
      <w:r w:rsidR="00CC671B">
        <w:rPr>
          <w:rFonts w:ascii="Arial" w:hAnsi="Arial" w:cs="Arial"/>
          <w:sz w:val="24"/>
          <w:szCs w:val="24"/>
          <w:lang w:val="en-GB"/>
        </w:rPr>
        <w:t xml:space="preserve">with moderate to very strong </w:t>
      </w:r>
      <w:r w:rsidR="00C44A99">
        <w:rPr>
          <w:rFonts w:ascii="Arial" w:hAnsi="Arial" w:cs="Arial"/>
          <w:sz w:val="24"/>
          <w:szCs w:val="24"/>
          <w:lang w:val="en-GB"/>
        </w:rPr>
        <w:t xml:space="preserve">positive </w:t>
      </w:r>
      <w:r w:rsidR="00CC671B">
        <w:rPr>
          <w:rFonts w:ascii="Arial" w:hAnsi="Arial" w:cs="Arial"/>
          <w:sz w:val="24"/>
          <w:szCs w:val="24"/>
          <w:lang w:val="en-GB"/>
        </w:rPr>
        <w:t xml:space="preserve">correlation </w:t>
      </w:r>
      <w:r w:rsidR="00C946B4">
        <w:rPr>
          <w:rFonts w:ascii="Arial" w:hAnsi="Arial" w:cs="Arial"/>
          <w:sz w:val="24"/>
          <w:szCs w:val="24"/>
          <w:lang w:val="en-GB"/>
        </w:rPr>
        <w:t>among</w:t>
      </w:r>
      <w:r w:rsidR="00CC671B">
        <w:rPr>
          <w:rFonts w:ascii="Arial" w:hAnsi="Arial" w:cs="Arial"/>
          <w:sz w:val="24"/>
          <w:szCs w:val="24"/>
          <w:lang w:val="en-GB"/>
        </w:rPr>
        <w:t xml:space="preserve"> them </w:t>
      </w:r>
      <w:r w:rsidR="005728D9" w:rsidRPr="005728D9">
        <w:rPr>
          <w:rFonts w:ascii="Arial" w:hAnsi="Arial" w:cs="Arial"/>
          <w:sz w:val="24"/>
          <w:szCs w:val="24"/>
          <w:lang w:val="en-GB"/>
        </w:rPr>
        <w:t>(mean, median, central, and maximum frequency) also appeared prominently</w:t>
      </w:r>
      <w:r w:rsidR="00C946B4">
        <w:rPr>
          <w:rFonts w:ascii="Arial" w:hAnsi="Arial" w:cs="Arial"/>
          <w:sz w:val="24"/>
          <w:szCs w:val="24"/>
          <w:lang w:val="en-GB"/>
        </w:rPr>
        <w:t>,</w:t>
      </w:r>
      <w:r w:rsidR="005728D9" w:rsidRPr="005728D9">
        <w:rPr>
          <w:rFonts w:ascii="Arial" w:hAnsi="Arial" w:cs="Arial"/>
          <w:sz w:val="24"/>
          <w:szCs w:val="24"/>
          <w:lang w:val="en-GB"/>
        </w:rPr>
        <w:t xml:space="preserve"> </w:t>
      </w:r>
      <w:r w:rsidR="00C946B4" w:rsidRPr="00EF2E34">
        <w:rPr>
          <w:rFonts w:ascii="Arial" w:hAnsi="Arial" w:cs="Arial"/>
          <w:sz w:val="24"/>
          <w:szCs w:val="24"/>
          <w:lang w:val="en-GB"/>
        </w:rPr>
        <w:t>though their importance rankings varied</w:t>
      </w:r>
      <w:r w:rsidR="00C946B4" w:rsidRPr="00C946B4" w:rsidDel="00C946B4">
        <w:rPr>
          <w:rFonts w:ascii="Arial" w:hAnsi="Arial" w:cs="Arial"/>
          <w:sz w:val="24"/>
          <w:szCs w:val="24"/>
          <w:lang w:val="en-GB"/>
        </w:rPr>
        <w:t xml:space="preserve"> </w:t>
      </w:r>
      <w:r w:rsidR="005728D9" w:rsidRPr="005728D9">
        <w:rPr>
          <w:rFonts w:ascii="Arial" w:hAnsi="Arial" w:cs="Arial"/>
          <w:sz w:val="24"/>
          <w:szCs w:val="24"/>
          <w:lang w:val="en-GB"/>
        </w:rPr>
        <w:t xml:space="preserve">across species. Whistle duration was most important for </w:t>
      </w:r>
      <w:r w:rsidR="005728D9" w:rsidRPr="005728D9">
        <w:rPr>
          <w:rFonts w:ascii="Arial" w:hAnsi="Arial" w:cs="Arial"/>
          <w:i/>
          <w:iCs/>
          <w:sz w:val="24"/>
          <w:szCs w:val="24"/>
          <w:lang w:val="en-GB"/>
        </w:rPr>
        <w:t>S. frontalis</w:t>
      </w:r>
      <w:r w:rsidR="005728D9" w:rsidRPr="005728D9">
        <w:rPr>
          <w:rFonts w:ascii="Arial" w:hAnsi="Arial" w:cs="Arial"/>
          <w:sz w:val="24"/>
          <w:szCs w:val="24"/>
          <w:lang w:val="en-GB"/>
        </w:rPr>
        <w:t xml:space="preserve"> and </w:t>
      </w:r>
      <w:r w:rsidR="005728D9" w:rsidRPr="005728D9">
        <w:rPr>
          <w:rFonts w:ascii="Arial" w:hAnsi="Arial" w:cs="Arial"/>
          <w:i/>
          <w:iCs/>
          <w:sz w:val="24"/>
          <w:szCs w:val="24"/>
          <w:lang w:val="en-GB"/>
        </w:rPr>
        <w:t>S. longirostris</w:t>
      </w:r>
      <w:r w:rsidR="005728D9" w:rsidRPr="005728D9">
        <w:rPr>
          <w:rFonts w:ascii="Arial" w:hAnsi="Arial" w:cs="Arial"/>
          <w:sz w:val="24"/>
          <w:szCs w:val="24"/>
          <w:lang w:val="en-GB"/>
        </w:rPr>
        <w:t xml:space="preserve">, while INFLDUR ranked highest for </w:t>
      </w:r>
      <w:r w:rsidR="005728D9" w:rsidRPr="005728D9">
        <w:rPr>
          <w:rFonts w:ascii="Arial" w:hAnsi="Arial" w:cs="Arial"/>
          <w:i/>
          <w:iCs/>
          <w:sz w:val="24"/>
          <w:szCs w:val="24"/>
          <w:lang w:val="en-GB"/>
        </w:rPr>
        <w:t>T. truncatus</w:t>
      </w:r>
      <w:r w:rsidR="005728D9" w:rsidRPr="005728D9">
        <w:rPr>
          <w:rFonts w:ascii="Arial" w:hAnsi="Arial" w:cs="Arial"/>
          <w:sz w:val="24"/>
          <w:szCs w:val="24"/>
          <w:lang w:val="en-GB"/>
        </w:rPr>
        <w:t xml:space="preserve"> and appeared among the top 10 for most species except </w:t>
      </w:r>
      <w:r w:rsidR="005728D9" w:rsidRPr="005728D9">
        <w:rPr>
          <w:rFonts w:ascii="Arial" w:hAnsi="Arial" w:cs="Arial"/>
          <w:i/>
          <w:iCs/>
          <w:sz w:val="24"/>
          <w:szCs w:val="24"/>
          <w:lang w:val="en-GB"/>
        </w:rPr>
        <w:t>D. delphis</w:t>
      </w:r>
      <w:r w:rsidR="005728D9" w:rsidRPr="005728D9">
        <w:rPr>
          <w:rFonts w:ascii="Arial" w:hAnsi="Arial" w:cs="Arial"/>
          <w:sz w:val="24"/>
          <w:szCs w:val="24"/>
          <w:lang w:val="en-GB"/>
        </w:rPr>
        <w:t xml:space="preserve"> and </w:t>
      </w:r>
      <w:r w:rsidR="005728D9" w:rsidRPr="005728D9">
        <w:rPr>
          <w:rFonts w:ascii="Arial" w:hAnsi="Arial" w:cs="Arial"/>
          <w:i/>
          <w:iCs/>
          <w:sz w:val="24"/>
          <w:szCs w:val="24"/>
          <w:lang w:val="en-GB"/>
        </w:rPr>
        <w:t>S. bredanensis</w:t>
      </w:r>
      <w:r w:rsidR="005728D9" w:rsidRPr="005728D9">
        <w:rPr>
          <w:rFonts w:ascii="Arial" w:hAnsi="Arial" w:cs="Arial"/>
          <w:sz w:val="24"/>
          <w:szCs w:val="24"/>
          <w:lang w:val="en-GB"/>
        </w:rPr>
        <w:t>. Notably, top-ranked variables tended to show higher SHAP standard deviations, indicating variability in importance across model runs and species.</w:t>
      </w:r>
    </w:p>
    <w:p w14:paraId="29F7261F" w14:textId="08FD2FF4" w:rsidR="001F1F42" w:rsidRDefault="001F1F42" w:rsidP="001F1F42">
      <w:pPr>
        <w:spacing w:line="360" w:lineRule="auto"/>
        <w:jc w:val="both"/>
        <w:rPr>
          <w:rFonts w:ascii="Arial" w:hAnsi="Arial" w:cs="Arial"/>
          <w:sz w:val="24"/>
          <w:szCs w:val="24"/>
          <w:lang w:val="en-GB"/>
        </w:rPr>
      </w:pPr>
      <w:r>
        <w:rPr>
          <w:rFonts w:ascii="Arial" w:hAnsi="Arial" w:cs="Arial"/>
          <w:b/>
          <w:bCs/>
          <w:sz w:val="24"/>
          <w:szCs w:val="24"/>
          <w:lang w:val="en-GB"/>
        </w:rPr>
        <w:tab/>
      </w:r>
      <w:r w:rsidRPr="005728D9">
        <w:rPr>
          <w:rFonts w:ascii="Arial" w:hAnsi="Arial" w:cs="Arial"/>
          <w:b/>
          <w:bCs/>
          <w:sz w:val="24"/>
          <w:szCs w:val="24"/>
          <w:lang w:val="en-GB"/>
        </w:rPr>
        <w:t xml:space="preserve">Figure </w:t>
      </w:r>
      <w:r>
        <w:rPr>
          <w:rFonts w:ascii="Arial" w:hAnsi="Arial" w:cs="Arial"/>
          <w:b/>
          <w:bCs/>
          <w:sz w:val="24"/>
          <w:szCs w:val="24"/>
          <w:lang w:val="en-GB"/>
        </w:rPr>
        <w:t>5</w:t>
      </w:r>
      <w:r w:rsidRPr="005728D9">
        <w:rPr>
          <w:rFonts w:ascii="Arial" w:hAnsi="Arial" w:cs="Arial"/>
          <w:sz w:val="24"/>
          <w:szCs w:val="24"/>
          <w:lang w:val="en-GB"/>
        </w:rPr>
        <w:t xml:space="preserve"> </w:t>
      </w:r>
      <w:r>
        <w:rPr>
          <w:rFonts w:ascii="Arial" w:hAnsi="Arial" w:cs="Arial"/>
          <w:sz w:val="24"/>
          <w:szCs w:val="24"/>
          <w:lang w:val="en-GB"/>
        </w:rPr>
        <w:t>shows</w:t>
      </w:r>
      <w:r w:rsidRPr="005728D9">
        <w:rPr>
          <w:rFonts w:ascii="Arial" w:hAnsi="Arial" w:cs="Arial"/>
          <w:sz w:val="24"/>
          <w:szCs w:val="24"/>
          <w:lang w:val="en-GB"/>
        </w:rPr>
        <w:t xml:space="preserve"> boxplots </w:t>
      </w:r>
      <w:r>
        <w:rPr>
          <w:rFonts w:ascii="Arial" w:hAnsi="Arial" w:cs="Arial"/>
          <w:sz w:val="24"/>
          <w:szCs w:val="24"/>
          <w:lang w:val="en-GB"/>
        </w:rPr>
        <w:t xml:space="preserve">of four </w:t>
      </w:r>
      <w:r w:rsidRPr="005728D9">
        <w:rPr>
          <w:rFonts w:ascii="Arial" w:hAnsi="Arial" w:cs="Arial"/>
          <w:sz w:val="24"/>
          <w:szCs w:val="24"/>
          <w:lang w:val="en-GB"/>
        </w:rPr>
        <w:t>high-ranking variables</w:t>
      </w:r>
      <w:r>
        <w:rPr>
          <w:rFonts w:ascii="Arial" w:hAnsi="Arial" w:cs="Arial"/>
          <w:sz w:val="24"/>
          <w:szCs w:val="24"/>
          <w:lang w:val="en-GB"/>
        </w:rPr>
        <w:t xml:space="preserve"> by species, revealing trends in frequency (median and maximum frequency), slope (mean absolute slope) and duration descriptors</w:t>
      </w:r>
      <w:r w:rsidRPr="005728D9">
        <w:rPr>
          <w:rFonts w:ascii="Arial" w:hAnsi="Arial" w:cs="Arial"/>
          <w:sz w:val="24"/>
          <w:szCs w:val="24"/>
          <w:lang w:val="en-GB"/>
        </w:rPr>
        <w:t xml:space="preserve">. </w:t>
      </w:r>
      <w:r w:rsidRPr="005728D9">
        <w:rPr>
          <w:rFonts w:ascii="Arial" w:hAnsi="Arial" w:cs="Arial"/>
          <w:i/>
          <w:iCs/>
          <w:sz w:val="24"/>
          <w:szCs w:val="24"/>
          <w:lang w:val="en-GB"/>
        </w:rPr>
        <w:t>S. bredanensis</w:t>
      </w:r>
      <w:r w:rsidRPr="005728D9">
        <w:rPr>
          <w:rFonts w:ascii="Arial" w:hAnsi="Arial" w:cs="Arial"/>
          <w:sz w:val="24"/>
          <w:szCs w:val="24"/>
          <w:lang w:val="en-GB"/>
        </w:rPr>
        <w:t xml:space="preserve"> stood out with the lowest maximum frequency, which also ranked highest in importance for this species. This species also showed generally lower values for median frequency, absolute slope, and duration, suggesting that </w:t>
      </w:r>
      <w:r w:rsidR="00E536B1">
        <w:rPr>
          <w:rFonts w:ascii="Arial" w:hAnsi="Arial" w:cs="Arial"/>
          <w:sz w:val="24"/>
          <w:szCs w:val="24"/>
          <w:lang w:val="en-GB"/>
        </w:rPr>
        <w:t xml:space="preserve">their </w:t>
      </w:r>
      <w:r w:rsidRPr="005728D9">
        <w:rPr>
          <w:rFonts w:ascii="Arial" w:hAnsi="Arial" w:cs="Arial"/>
          <w:sz w:val="24"/>
          <w:szCs w:val="24"/>
          <w:lang w:val="en-GB"/>
        </w:rPr>
        <w:t>lower-frequency whistles tend to be shorter and less modulated</w:t>
      </w:r>
      <w:r w:rsidR="00E536B1">
        <w:rPr>
          <w:rFonts w:ascii="Arial" w:hAnsi="Arial" w:cs="Arial"/>
          <w:sz w:val="24"/>
          <w:szCs w:val="24"/>
          <w:lang w:val="en-GB"/>
        </w:rPr>
        <w:t xml:space="preserve"> than those of other species</w:t>
      </w:r>
      <w:r w:rsidRPr="005728D9">
        <w:rPr>
          <w:rFonts w:ascii="Arial" w:hAnsi="Arial" w:cs="Arial"/>
          <w:sz w:val="24"/>
          <w:szCs w:val="24"/>
          <w:lang w:val="en-GB"/>
        </w:rPr>
        <w:t xml:space="preserve">. However, this trend was not consistent across all species. For instance, </w:t>
      </w:r>
      <w:r w:rsidRPr="005728D9">
        <w:rPr>
          <w:rFonts w:ascii="Arial" w:hAnsi="Arial" w:cs="Arial"/>
          <w:i/>
          <w:iCs/>
          <w:sz w:val="24"/>
          <w:szCs w:val="24"/>
          <w:lang w:val="en-GB"/>
        </w:rPr>
        <w:t>S. longirostris</w:t>
      </w:r>
      <w:r w:rsidRPr="005728D9">
        <w:rPr>
          <w:rFonts w:ascii="Arial" w:hAnsi="Arial" w:cs="Arial"/>
          <w:sz w:val="24"/>
          <w:szCs w:val="24"/>
          <w:lang w:val="en-GB"/>
        </w:rPr>
        <w:t xml:space="preserve"> exhibited high maximum and median frequencies but relatively low slope values. Similarly, </w:t>
      </w:r>
      <w:r w:rsidRPr="005728D9">
        <w:rPr>
          <w:rFonts w:ascii="Arial" w:hAnsi="Arial" w:cs="Arial"/>
          <w:i/>
          <w:iCs/>
          <w:sz w:val="24"/>
          <w:szCs w:val="24"/>
          <w:lang w:val="en-GB"/>
        </w:rPr>
        <w:t>S. attenuata</w:t>
      </w:r>
      <w:r w:rsidRPr="005728D9">
        <w:rPr>
          <w:rFonts w:ascii="Arial" w:hAnsi="Arial" w:cs="Arial"/>
          <w:sz w:val="24"/>
          <w:szCs w:val="24"/>
          <w:lang w:val="en-GB"/>
        </w:rPr>
        <w:t xml:space="preserve"> combined high maximum frequency with short duration. </w:t>
      </w:r>
      <w:r>
        <w:rPr>
          <w:rFonts w:ascii="Arial" w:hAnsi="Arial" w:cs="Arial"/>
          <w:sz w:val="24"/>
          <w:szCs w:val="24"/>
          <w:lang w:val="en-GB"/>
        </w:rPr>
        <w:t xml:space="preserve">Interestingly, for </w:t>
      </w:r>
      <w:r w:rsidRPr="008A650E">
        <w:rPr>
          <w:rFonts w:ascii="Arial" w:hAnsi="Arial" w:cs="Arial"/>
          <w:i/>
          <w:iCs/>
          <w:sz w:val="24"/>
          <w:szCs w:val="24"/>
          <w:lang w:val="en-GB"/>
        </w:rPr>
        <w:t>T</w:t>
      </w:r>
      <w:r>
        <w:rPr>
          <w:rFonts w:ascii="Arial" w:hAnsi="Arial" w:cs="Arial"/>
          <w:i/>
          <w:iCs/>
          <w:sz w:val="24"/>
          <w:szCs w:val="24"/>
          <w:lang w:val="en-GB"/>
        </w:rPr>
        <w:t>.</w:t>
      </w:r>
      <w:r w:rsidRPr="008A650E">
        <w:rPr>
          <w:rFonts w:ascii="Arial" w:hAnsi="Arial" w:cs="Arial"/>
          <w:i/>
          <w:iCs/>
          <w:sz w:val="24"/>
          <w:szCs w:val="24"/>
          <w:lang w:val="en-GB"/>
        </w:rPr>
        <w:t xml:space="preserve"> truncatus</w:t>
      </w:r>
      <w:r>
        <w:rPr>
          <w:rFonts w:ascii="Arial" w:hAnsi="Arial" w:cs="Arial"/>
          <w:sz w:val="24"/>
          <w:szCs w:val="24"/>
          <w:lang w:val="en-GB"/>
        </w:rPr>
        <w:t xml:space="preserve">, all these variables had intermediate values compared to other species, which may help explain </w:t>
      </w:r>
      <w:r w:rsidR="009A2CF5">
        <w:rPr>
          <w:rFonts w:ascii="Arial" w:hAnsi="Arial" w:cs="Arial"/>
          <w:sz w:val="24"/>
          <w:szCs w:val="24"/>
          <w:lang w:val="en-GB"/>
        </w:rPr>
        <w:t>the</w:t>
      </w:r>
      <w:r>
        <w:rPr>
          <w:rFonts w:ascii="Arial" w:hAnsi="Arial" w:cs="Arial"/>
          <w:sz w:val="24"/>
          <w:szCs w:val="24"/>
          <w:lang w:val="en-GB"/>
        </w:rPr>
        <w:t xml:space="preserve"> higher misclassification rates</w:t>
      </w:r>
      <w:r w:rsidR="009A2CF5">
        <w:rPr>
          <w:rFonts w:ascii="Arial" w:hAnsi="Arial" w:cs="Arial"/>
          <w:sz w:val="24"/>
          <w:szCs w:val="24"/>
          <w:lang w:val="en-GB"/>
        </w:rPr>
        <w:t xml:space="preserve"> for this species</w:t>
      </w:r>
      <w:r>
        <w:rPr>
          <w:rFonts w:ascii="Arial" w:hAnsi="Arial" w:cs="Arial"/>
          <w:sz w:val="24"/>
          <w:szCs w:val="24"/>
          <w:lang w:val="en-GB"/>
        </w:rPr>
        <w:t xml:space="preserve">. </w:t>
      </w:r>
      <w:r w:rsidRPr="005728D9">
        <w:rPr>
          <w:rFonts w:ascii="Arial" w:hAnsi="Arial" w:cs="Arial"/>
          <w:sz w:val="24"/>
          <w:szCs w:val="24"/>
          <w:lang w:val="en-GB"/>
        </w:rPr>
        <w:t>These findings underscore the interspecific variability in acoustic features driving classification.</w:t>
      </w:r>
      <w:r>
        <w:rPr>
          <w:rFonts w:ascii="Arial" w:hAnsi="Arial" w:cs="Arial"/>
          <w:sz w:val="24"/>
          <w:szCs w:val="24"/>
          <w:lang w:val="en-GB"/>
        </w:rPr>
        <w:t xml:space="preserve"> </w:t>
      </w:r>
    </w:p>
    <w:p w14:paraId="02113387" w14:textId="77777777" w:rsidR="001F1F42" w:rsidRDefault="001F1F42" w:rsidP="00AB052D">
      <w:pPr>
        <w:spacing w:line="360" w:lineRule="auto"/>
        <w:jc w:val="both"/>
        <w:rPr>
          <w:rFonts w:ascii="Arial" w:hAnsi="Arial" w:cs="Arial"/>
          <w:sz w:val="24"/>
          <w:szCs w:val="24"/>
          <w:lang w:val="en-GB"/>
        </w:rPr>
      </w:pPr>
    </w:p>
    <w:p w14:paraId="12816A05" w14:textId="093BD241" w:rsidR="00592F8A" w:rsidRPr="00AB052D" w:rsidRDefault="001F1F42" w:rsidP="00AB052D">
      <w:pPr>
        <w:spacing w:line="360" w:lineRule="auto"/>
        <w:jc w:val="both"/>
        <w:rPr>
          <w:rFonts w:ascii="Arial" w:hAnsi="Arial" w:cs="Arial"/>
          <w:sz w:val="24"/>
          <w:szCs w:val="24"/>
          <w:lang w:val="en-GB"/>
        </w:rPr>
      </w:pPr>
      <w:r>
        <w:rPr>
          <w:rFonts w:ascii="Arial" w:hAnsi="Arial" w:cs="Arial"/>
          <w:noProof/>
          <w:sz w:val="24"/>
          <w:szCs w:val="24"/>
          <w:lang w:val="en-GB"/>
        </w:rPr>
        <w:lastRenderedPageBreak/>
        <w:drawing>
          <wp:anchor distT="0" distB="0" distL="114300" distR="114300" simplePos="0" relativeHeight="251694080" behindDoc="0" locked="0" layoutInCell="1" allowOverlap="1" wp14:anchorId="6CFD797D" wp14:editId="5AA00854">
            <wp:simplePos x="0" y="0"/>
            <wp:positionH relativeFrom="column">
              <wp:posOffset>95250</wp:posOffset>
            </wp:positionH>
            <wp:positionV relativeFrom="paragraph">
              <wp:posOffset>0</wp:posOffset>
            </wp:positionV>
            <wp:extent cx="4676775" cy="5524500"/>
            <wp:effectExtent l="0" t="0" r="9525" b="0"/>
            <wp:wrapTopAndBottom/>
            <wp:docPr id="10662385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6775" cy="5524500"/>
                    </a:xfrm>
                    <a:prstGeom prst="rect">
                      <a:avLst/>
                    </a:prstGeom>
                    <a:noFill/>
                    <a:ln>
                      <a:noFill/>
                    </a:ln>
                  </pic:spPr>
                </pic:pic>
              </a:graphicData>
            </a:graphic>
          </wp:anchor>
        </w:drawing>
      </w:r>
    </w:p>
    <w:p w14:paraId="6C774124" w14:textId="244A2717" w:rsidR="007A5DB2" w:rsidRDefault="00E07560" w:rsidP="001F1F42">
      <w:pPr>
        <w:jc w:val="both"/>
        <w:rPr>
          <w:rFonts w:ascii="Arial" w:hAnsi="Arial" w:cs="Arial"/>
          <w:sz w:val="20"/>
          <w:szCs w:val="20"/>
          <w:lang w:val="en-GB"/>
        </w:rPr>
      </w:pPr>
      <w:bookmarkStart w:id="21" w:name="_Hlk203390058"/>
      <w:r w:rsidRPr="00E07560">
        <w:rPr>
          <w:rFonts w:ascii="Arial" w:hAnsi="Arial" w:cs="Arial"/>
          <w:b/>
          <w:bCs/>
          <w:sz w:val="20"/>
          <w:szCs w:val="20"/>
          <w:lang w:val="en-GB"/>
        </w:rPr>
        <w:t xml:space="preserve">Figure </w:t>
      </w:r>
      <w:r w:rsidR="001F1F42">
        <w:rPr>
          <w:rFonts w:ascii="Arial" w:hAnsi="Arial" w:cs="Arial"/>
          <w:b/>
          <w:bCs/>
          <w:sz w:val="20"/>
          <w:szCs w:val="20"/>
          <w:lang w:val="en-GB"/>
        </w:rPr>
        <w:t>4</w:t>
      </w:r>
      <w:r w:rsidRPr="00E07560">
        <w:rPr>
          <w:rFonts w:ascii="Arial" w:hAnsi="Arial" w:cs="Arial"/>
          <w:b/>
          <w:bCs/>
          <w:sz w:val="20"/>
          <w:szCs w:val="20"/>
          <w:lang w:val="en-GB"/>
        </w:rPr>
        <w:t xml:space="preserve">. </w:t>
      </w:r>
      <w:bookmarkEnd w:id="21"/>
      <w:r w:rsidR="001F1F42" w:rsidRPr="00931786">
        <w:rPr>
          <w:rFonts w:ascii="Arial" w:hAnsi="Arial" w:cs="Arial"/>
          <w:sz w:val="20"/>
          <w:szCs w:val="20"/>
          <w:lang w:val="en-GB"/>
        </w:rPr>
        <w:t>Feature importance by species (top 10) for the Santos Basin delphinid whistle classifier based on SHAP values. (a) LOGO model trained using the Leave-One-Group-Out cross-validation strategy, in which all whistles from one acoustic event (i.e., a set of whistles within a dolphin encounter) are excluded during training and used for testing. (b) Meta-classifier trained on outputs from three base models: K-Fold (5-fold cross-validation without event separation), LOGO ind (whistle level), and LOGO event (event level). Each meta-variable represents the predicted class probabilities from a specific base model. Importance scores are derived from SHAP values computed using the TreeSHAP algorithm. The matrix shows the rank position of each variable per species, with color intensity indicating rank. Acronyms and full variable descriptions are provided in the Supplementary Material.</w:t>
      </w:r>
    </w:p>
    <w:p w14:paraId="3D84CE0E" w14:textId="77777777" w:rsidR="001F1F42" w:rsidRPr="005728D9" w:rsidRDefault="001F1F42" w:rsidP="001F1F42">
      <w:pPr>
        <w:jc w:val="both"/>
        <w:rPr>
          <w:rFonts w:ascii="Arial" w:hAnsi="Arial" w:cs="Arial"/>
          <w:sz w:val="24"/>
          <w:szCs w:val="24"/>
          <w:lang w:val="en-GB"/>
        </w:rPr>
      </w:pPr>
    </w:p>
    <w:p w14:paraId="1873ABA0" w14:textId="50B970EE" w:rsidR="002963F4" w:rsidRPr="00D36ABA" w:rsidRDefault="005728D9" w:rsidP="00D36ABA">
      <w:pPr>
        <w:spacing w:line="360" w:lineRule="auto"/>
        <w:jc w:val="both"/>
        <w:rPr>
          <w:rFonts w:ascii="Arial" w:hAnsi="Arial" w:cs="Arial"/>
          <w:sz w:val="24"/>
          <w:szCs w:val="24"/>
          <w:lang w:val="en-GB"/>
        </w:rPr>
      </w:pPr>
      <w:r>
        <w:rPr>
          <w:rFonts w:ascii="Arial" w:hAnsi="Arial" w:cs="Arial"/>
          <w:sz w:val="24"/>
          <w:szCs w:val="24"/>
          <w:lang w:val="en-GB"/>
        </w:rPr>
        <w:lastRenderedPageBreak/>
        <w:tab/>
      </w:r>
      <w:ins w:id="22" w:author="Alexandre Douglas Paro" w:date="2025-07-08T14:11:00Z" w16du:dateUtc="2025-07-08T17:11:00Z">
        <w:r w:rsidR="00C4214E">
          <w:rPr>
            <w:rFonts w:ascii="Arial" w:hAnsi="Arial" w:cs="Arial"/>
            <w:sz w:val="24"/>
            <w:szCs w:val="24"/>
            <w:lang w:val="en-GB"/>
          </w:rPr>
          <w:t xml:space="preserve"> </w:t>
        </w:r>
      </w:ins>
      <w:r w:rsidR="002963F4">
        <w:rPr>
          <w:rFonts w:ascii="Arial" w:hAnsi="Arial" w:cs="Arial"/>
          <w:noProof/>
          <w:sz w:val="24"/>
          <w:szCs w:val="24"/>
          <w:lang w:val="en-GB"/>
        </w:rPr>
        <w:drawing>
          <wp:anchor distT="0" distB="0" distL="114300" distR="114300" simplePos="0" relativeHeight="251695104" behindDoc="0" locked="0" layoutInCell="1" allowOverlap="1" wp14:anchorId="2B5147E6" wp14:editId="7C32BF5A">
            <wp:simplePos x="0" y="0"/>
            <wp:positionH relativeFrom="margin">
              <wp:align>center</wp:align>
            </wp:positionH>
            <wp:positionV relativeFrom="paragraph">
              <wp:posOffset>0</wp:posOffset>
            </wp:positionV>
            <wp:extent cx="5724525" cy="2876550"/>
            <wp:effectExtent l="0" t="0" r="9525" b="0"/>
            <wp:wrapTopAndBottom/>
            <wp:docPr id="97195711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2876550"/>
                    </a:xfrm>
                    <a:prstGeom prst="rect">
                      <a:avLst/>
                    </a:prstGeom>
                    <a:noFill/>
                    <a:ln>
                      <a:noFill/>
                    </a:ln>
                  </pic:spPr>
                </pic:pic>
              </a:graphicData>
            </a:graphic>
          </wp:anchor>
        </w:drawing>
      </w:r>
    </w:p>
    <w:p w14:paraId="690351DE" w14:textId="5156298E" w:rsidR="00E07560" w:rsidRPr="00704A31" w:rsidRDefault="00704A31" w:rsidP="00704A31">
      <w:pPr>
        <w:spacing w:line="240" w:lineRule="auto"/>
        <w:jc w:val="both"/>
        <w:rPr>
          <w:rFonts w:ascii="Arial" w:hAnsi="Arial" w:cs="Arial"/>
          <w:sz w:val="20"/>
          <w:szCs w:val="20"/>
          <w:lang w:val="en-GB"/>
        </w:rPr>
      </w:pPr>
      <w:r w:rsidRPr="00704A31">
        <w:rPr>
          <w:rFonts w:ascii="Arial" w:hAnsi="Arial" w:cs="Arial"/>
          <w:b/>
          <w:bCs/>
          <w:sz w:val="20"/>
          <w:szCs w:val="20"/>
          <w:lang w:val="en-GB"/>
        </w:rPr>
        <w:t xml:space="preserve">Figure </w:t>
      </w:r>
      <w:r w:rsidR="002963F4">
        <w:rPr>
          <w:rFonts w:ascii="Arial" w:hAnsi="Arial" w:cs="Arial"/>
          <w:b/>
          <w:bCs/>
          <w:sz w:val="20"/>
          <w:szCs w:val="20"/>
          <w:lang w:val="en-GB"/>
        </w:rPr>
        <w:t>5</w:t>
      </w:r>
      <w:r w:rsidRPr="00704A31">
        <w:rPr>
          <w:rFonts w:ascii="Arial" w:hAnsi="Arial" w:cs="Arial"/>
          <w:b/>
          <w:bCs/>
          <w:sz w:val="20"/>
          <w:szCs w:val="20"/>
          <w:lang w:val="en-GB"/>
        </w:rPr>
        <w:t>.</w:t>
      </w:r>
      <w:r w:rsidRPr="00704A31">
        <w:rPr>
          <w:rFonts w:ascii="Arial" w:hAnsi="Arial" w:cs="Arial"/>
          <w:sz w:val="20"/>
          <w:szCs w:val="20"/>
          <w:lang w:val="en-GB"/>
        </w:rPr>
        <w:t xml:space="preserve"> Box plots showing the distribution of four key acoustic variables used in the delphinid whistle classifier: Maximum frequency (FREQMAX), Absolute mean contour slope (FREQABSSLOPEMEAN), Median frequency (FREQMEDIAN), and Duration (DURATION). These variables rank among the top 10 most important features for model performance.</w:t>
      </w:r>
      <w:r w:rsidR="000C3DAE">
        <w:rPr>
          <w:rFonts w:ascii="Arial" w:hAnsi="Arial" w:cs="Arial"/>
          <w:sz w:val="20"/>
          <w:szCs w:val="20"/>
          <w:lang w:val="en-GB"/>
        </w:rPr>
        <w:t xml:space="preserve"> </w:t>
      </w:r>
      <w:r w:rsidR="000C3DAE" w:rsidRPr="000C3DAE">
        <w:rPr>
          <w:rFonts w:ascii="Arial" w:hAnsi="Arial" w:cs="Arial"/>
          <w:sz w:val="20"/>
          <w:szCs w:val="20"/>
          <w:lang w:val="en-GB"/>
        </w:rPr>
        <w:t>Whiskers represent data within 1.5 times the interquartile range (IQR) from the box limits.</w:t>
      </w:r>
      <w:r w:rsidRPr="00704A31">
        <w:rPr>
          <w:rFonts w:ascii="Arial" w:hAnsi="Arial" w:cs="Arial"/>
          <w:sz w:val="20"/>
          <w:szCs w:val="20"/>
          <w:lang w:val="en-GB"/>
        </w:rPr>
        <w:t xml:space="preserve"> The white line within each box represents the median. Outliers were excluded </w:t>
      </w:r>
      <w:r>
        <w:rPr>
          <w:rFonts w:ascii="Arial" w:hAnsi="Arial" w:cs="Arial"/>
          <w:sz w:val="20"/>
          <w:szCs w:val="20"/>
          <w:lang w:val="en-GB"/>
        </w:rPr>
        <w:t>for better</w:t>
      </w:r>
      <w:r w:rsidRPr="00704A31">
        <w:rPr>
          <w:rFonts w:ascii="Arial" w:hAnsi="Arial" w:cs="Arial"/>
          <w:sz w:val="20"/>
          <w:szCs w:val="20"/>
          <w:lang w:val="en-GB"/>
        </w:rPr>
        <w:t xml:space="preserve"> visualization of the central distribution.</w:t>
      </w:r>
    </w:p>
    <w:p w14:paraId="2A58253A" w14:textId="048B6995" w:rsidR="00E07560" w:rsidRDefault="00E07560" w:rsidP="002E4FE1">
      <w:pPr>
        <w:spacing w:line="360" w:lineRule="auto"/>
        <w:jc w:val="both"/>
        <w:rPr>
          <w:rFonts w:ascii="Arial" w:hAnsi="Arial" w:cs="Arial"/>
          <w:sz w:val="24"/>
          <w:szCs w:val="24"/>
          <w:lang w:val="en-GB"/>
        </w:rPr>
      </w:pPr>
    </w:p>
    <w:p w14:paraId="45ECE3CA" w14:textId="77777777" w:rsidR="00C37179" w:rsidRPr="00C37179" w:rsidRDefault="00C37179" w:rsidP="00C37179">
      <w:pPr>
        <w:spacing w:line="360" w:lineRule="auto"/>
        <w:jc w:val="both"/>
        <w:rPr>
          <w:rFonts w:ascii="Arial" w:hAnsi="Arial" w:cs="Arial"/>
          <w:b/>
          <w:bCs/>
          <w:sz w:val="24"/>
          <w:szCs w:val="24"/>
          <w:lang w:val="en-GB"/>
        </w:rPr>
      </w:pPr>
      <w:r w:rsidRPr="00C37179">
        <w:rPr>
          <w:rFonts w:ascii="Arial" w:hAnsi="Arial" w:cs="Arial"/>
          <w:b/>
          <w:bCs/>
          <w:sz w:val="24"/>
          <w:szCs w:val="24"/>
          <w:lang w:val="en-GB"/>
        </w:rPr>
        <w:t>Meta-Classifier</w:t>
      </w:r>
    </w:p>
    <w:p w14:paraId="37136AB6" w14:textId="38145B9B" w:rsidR="00E94D42" w:rsidRDefault="00C37179" w:rsidP="00681FE5">
      <w:pPr>
        <w:spacing w:line="360" w:lineRule="auto"/>
        <w:jc w:val="both"/>
        <w:rPr>
          <w:rFonts w:ascii="Arial" w:hAnsi="Arial" w:cs="Arial"/>
          <w:sz w:val="24"/>
          <w:szCs w:val="24"/>
          <w:lang w:val="en-GB"/>
        </w:rPr>
      </w:pPr>
      <w:r>
        <w:rPr>
          <w:rFonts w:ascii="Arial" w:hAnsi="Arial" w:cs="Arial"/>
          <w:sz w:val="24"/>
          <w:szCs w:val="24"/>
          <w:lang w:val="en-GB"/>
        </w:rPr>
        <w:tab/>
      </w:r>
      <w:r w:rsidR="00F91E2F" w:rsidRPr="00F91E2F">
        <w:rPr>
          <w:rFonts w:ascii="Arial" w:hAnsi="Arial" w:cs="Arial"/>
          <w:sz w:val="24"/>
          <w:szCs w:val="24"/>
          <w:lang w:val="en-GB"/>
        </w:rPr>
        <w:t>The meta-classifier was built using outputs from three base classifiers</w:t>
      </w:r>
      <w:r w:rsidR="00383DA9">
        <w:rPr>
          <w:rFonts w:ascii="Arial" w:hAnsi="Arial" w:cs="Arial"/>
          <w:sz w:val="24"/>
          <w:szCs w:val="24"/>
          <w:lang w:val="en-GB"/>
        </w:rPr>
        <w:t xml:space="preserve">, </w:t>
      </w:r>
      <w:r w:rsidR="00F91E2F" w:rsidRPr="00F91E2F">
        <w:rPr>
          <w:rFonts w:ascii="Arial" w:hAnsi="Arial" w:cs="Arial"/>
          <w:sz w:val="24"/>
          <w:szCs w:val="24"/>
          <w:lang w:val="en-GB"/>
        </w:rPr>
        <w:t>K-fold (no grouping</w:t>
      </w:r>
      <w:r w:rsidR="00AB2A05">
        <w:rPr>
          <w:rFonts w:ascii="Arial" w:hAnsi="Arial" w:cs="Arial"/>
          <w:sz w:val="24"/>
          <w:szCs w:val="24"/>
          <w:lang w:val="en-GB"/>
        </w:rPr>
        <w:t xml:space="preserve"> of acoustic events</w:t>
      </w:r>
      <w:r w:rsidR="00F91E2F" w:rsidRPr="00F91E2F">
        <w:rPr>
          <w:rFonts w:ascii="Arial" w:hAnsi="Arial" w:cs="Arial"/>
          <w:sz w:val="24"/>
          <w:szCs w:val="24"/>
          <w:lang w:val="en-GB"/>
        </w:rPr>
        <w:t xml:space="preserve">), LOGO individual, and LOGO </w:t>
      </w:r>
      <w:r w:rsidR="00AB2A05">
        <w:rPr>
          <w:rFonts w:ascii="Arial" w:hAnsi="Arial" w:cs="Arial"/>
          <w:sz w:val="24"/>
          <w:szCs w:val="24"/>
          <w:lang w:val="en-GB"/>
        </w:rPr>
        <w:t>event</w:t>
      </w:r>
      <w:r w:rsidR="00383DA9">
        <w:rPr>
          <w:rFonts w:ascii="Arial" w:hAnsi="Arial" w:cs="Arial"/>
          <w:sz w:val="24"/>
          <w:szCs w:val="24"/>
          <w:lang w:val="en-GB"/>
        </w:rPr>
        <w:t xml:space="preserve">, </w:t>
      </w:r>
      <w:r w:rsidR="00F91E2F" w:rsidRPr="00F91E2F">
        <w:rPr>
          <w:rFonts w:ascii="Arial" w:hAnsi="Arial" w:cs="Arial"/>
          <w:sz w:val="24"/>
          <w:szCs w:val="24"/>
          <w:lang w:val="en-GB"/>
        </w:rPr>
        <w:t xml:space="preserve">yielding 21 meta-variables per whistle. Because LOGO </w:t>
      </w:r>
      <w:r w:rsidR="00AB2A05">
        <w:rPr>
          <w:rFonts w:ascii="Arial" w:hAnsi="Arial" w:cs="Arial"/>
          <w:sz w:val="24"/>
          <w:szCs w:val="24"/>
          <w:lang w:val="en-GB"/>
        </w:rPr>
        <w:t>event</w:t>
      </w:r>
      <w:r w:rsidR="00AB2A05" w:rsidRPr="00F91E2F">
        <w:rPr>
          <w:rFonts w:ascii="Arial" w:hAnsi="Arial" w:cs="Arial"/>
          <w:sz w:val="24"/>
          <w:szCs w:val="24"/>
          <w:lang w:val="en-GB"/>
        </w:rPr>
        <w:t xml:space="preserve"> </w:t>
      </w:r>
      <w:r w:rsidR="00F91E2F" w:rsidRPr="00F91E2F">
        <w:rPr>
          <w:rFonts w:ascii="Arial" w:hAnsi="Arial" w:cs="Arial"/>
          <w:sz w:val="24"/>
          <w:szCs w:val="24"/>
          <w:lang w:val="en-GB"/>
        </w:rPr>
        <w:t>predictions assign identical probabilities to all whistles in a</w:t>
      </w:r>
      <w:r w:rsidR="00AB2A05">
        <w:rPr>
          <w:rFonts w:ascii="Arial" w:hAnsi="Arial" w:cs="Arial"/>
          <w:sz w:val="24"/>
          <w:szCs w:val="24"/>
          <w:lang w:val="en-GB"/>
        </w:rPr>
        <w:t>n</w:t>
      </w:r>
      <w:r w:rsidR="00F91E2F" w:rsidRPr="00F91E2F">
        <w:rPr>
          <w:rFonts w:ascii="Arial" w:hAnsi="Arial" w:cs="Arial"/>
          <w:sz w:val="24"/>
          <w:szCs w:val="24"/>
          <w:lang w:val="en-GB"/>
        </w:rPr>
        <w:t xml:space="preserve"> </w:t>
      </w:r>
      <w:r w:rsidR="00AB2A05">
        <w:rPr>
          <w:rFonts w:ascii="Arial" w:hAnsi="Arial" w:cs="Arial"/>
          <w:sz w:val="24"/>
          <w:szCs w:val="24"/>
          <w:lang w:val="en-GB"/>
        </w:rPr>
        <w:t>acoustic event</w:t>
      </w:r>
      <w:r w:rsidR="00F91E2F" w:rsidRPr="00F91E2F">
        <w:rPr>
          <w:rFonts w:ascii="Arial" w:hAnsi="Arial" w:cs="Arial"/>
          <w:sz w:val="24"/>
          <w:szCs w:val="24"/>
          <w:lang w:val="en-GB"/>
        </w:rPr>
        <w:t xml:space="preserve">, evaluation of the meta-classifier was done at the </w:t>
      </w:r>
      <w:r w:rsidR="00AB2A05">
        <w:rPr>
          <w:rFonts w:ascii="Arial" w:hAnsi="Arial" w:cs="Arial"/>
          <w:sz w:val="24"/>
          <w:szCs w:val="24"/>
          <w:lang w:val="en-GB"/>
        </w:rPr>
        <w:t>event</w:t>
      </w:r>
      <w:r w:rsidR="00AB2A05" w:rsidRPr="00F91E2F">
        <w:rPr>
          <w:rFonts w:ascii="Arial" w:hAnsi="Arial" w:cs="Arial"/>
          <w:sz w:val="24"/>
          <w:szCs w:val="24"/>
          <w:lang w:val="en-GB"/>
        </w:rPr>
        <w:t xml:space="preserve"> </w:t>
      </w:r>
      <w:r w:rsidR="00F91E2F" w:rsidRPr="00F91E2F">
        <w:rPr>
          <w:rFonts w:ascii="Arial" w:hAnsi="Arial" w:cs="Arial"/>
          <w:sz w:val="24"/>
          <w:szCs w:val="24"/>
          <w:lang w:val="en-GB"/>
        </w:rPr>
        <w:t>level to avoid inflated performance.</w:t>
      </w:r>
      <w:r w:rsidR="00F91E2F">
        <w:rPr>
          <w:rFonts w:ascii="Arial" w:hAnsi="Arial" w:cs="Arial"/>
          <w:sz w:val="24"/>
          <w:szCs w:val="24"/>
          <w:lang w:val="en-GB"/>
        </w:rPr>
        <w:t xml:space="preserve"> </w:t>
      </w:r>
      <w:r w:rsidR="00F91E2F" w:rsidRPr="00F91E2F">
        <w:rPr>
          <w:rFonts w:ascii="Arial" w:hAnsi="Arial" w:cs="Arial"/>
          <w:sz w:val="24"/>
          <w:szCs w:val="24"/>
          <w:lang w:val="en-GB"/>
        </w:rPr>
        <w:t xml:space="preserve">The LOGO meta-classifier </w:t>
      </w:r>
      <w:r w:rsidR="00F91E2F" w:rsidRPr="00C37179">
        <w:rPr>
          <w:rFonts w:ascii="Arial" w:hAnsi="Arial" w:cs="Arial"/>
          <w:sz w:val="24"/>
          <w:szCs w:val="24"/>
          <w:lang w:val="en-GB"/>
        </w:rPr>
        <w:t xml:space="preserve">(referred to as LOGO meta) </w:t>
      </w:r>
      <w:r w:rsidR="00F91E2F" w:rsidRPr="00F91E2F">
        <w:rPr>
          <w:rFonts w:ascii="Arial" w:hAnsi="Arial" w:cs="Arial"/>
          <w:sz w:val="24"/>
          <w:szCs w:val="24"/>
          <w:lang w:val="en-GB"/>
        </w:rPr>
        <w:t xml:space="preserve">was run five times, and its average performance is summarized in </w:t>
      </w:r>
      <w:r w:rsidR="00F91E2F" w:rsidRPr="00383DA9">
        <w:rPr>
          <w:rFonts w:ascii="Arial" w:hAnsi="Arial" w:cs="Arial"/>
          <w:b/>
          <w:bCs/>
          <w:sz w:val="24"/>
          <w:szCs w:val="24"/>
          <w:lang w:val="en-GB"/>
        </w:rPr>
        <w:t>Table 1</w:t>
      </w:r>
      <w:r w:rsidR="00F91E2F" w:rsidRPr="00F91E2F">
        <w:rPr>
          <w:rFonts w:ascii="Arial" w:hAnsi="Arial" w:cs="Arial"/>
          <w:sz w:val="24"/>
          <w:szCs w:val="24"/>
          <w:lang w:val="en-GB"/>
        </w:rPr>
        <w:t xml:space="preserve">. It achieved 78% global accuracy (±0.4) and 77% balanced accuracy (±1.6), slightly below the LOGO </w:t>
      </w:r>
      <w:r w:rsidR="00D341D7">
        <w:rPr>
          <w:rFonts w:ascii="Arial" w:hAnsi="Arial" w:cs="Arial"/>
          <w:sz w:val="24"/>
          <w:szCs w:val="24"/>
          <w:lang w:val="en-GB"/>
        </w:rPr>
        <w:t>event</w:t>
      </w:r>
      <w:r w:rsidR="00D341D7" w:rsidRPr="00F91E2F">
        <w:rPr>
          <w:rFonts w:ascii="Arial" w:hAnsi="Arial" w:cs="Arial"/>
          <w:sz w:val="24"/>
          <w:szCs w:val="24"/>
          <w:lang w:val="en-GB"/>
        </w:rPr>
        <w:t xml:space="preserve"> </w:t>
      </w:r>
      <w:r w:rsidR="00F91E2F" w:rsidRPr="00F91E2F">
        <w:rPr>
          <w:rFonts w:ascii="Arial" w:hAnsi="Arial" w:cs="Arial"/>
          <w:sz w:val="24"/>
          <w:szCs w:val="24"/>
          <w:lang w:val="en-GB"/>
        </w:rPr>
        <w:t xml:space="preserve">base classifier in balance but showing marked gains for key species. </w:t>
      </w:r>
      <w:r w:rsidR="00F91E2F" w:rsidRPr="00F91E2F">
        <w:rPr>
          <w:rFonts w:ascii="Arial" w:hAnsi="Arial" w:cs="Arial"/>
          <w:i/>
          <w:iCs/>
          <w:sz w:val="24"/>
          <w:szCs w:val="24"/>
          <w:lang w:val="en-GB"/>
        </w:rPr>
        <w:t>T</w:t>
      </w:r>
      <w:r w:rsidR="00D341D7">
        <w:rPr>
          <w:rFonts w:ascii="Arial" w:hAnsi="Arial" w:cs="Arial"/>
          <w:i/>
          <w:iCs/>
          <w:sz w:val="24"/>
          <w:szCs w:val="24"/>
          <w:lang w:val="en-GB"/>
        </w:rPr>
        <w:t>.</w:t>
      </w:r>
      <w:r w:rsidR="00F91E2F" w:rsidRPr="00F91E2F">
        <w:rPr>
          <w:rFonts w:ascii="Arial" w:hAnsi="Arial" w:cs="Arial"/>
          <w:i/>
          <w:iCs/>
          <w:sz w:val="24"/>
          <w:szCs w:val="24"/>
          <w:lang w:val="en-GB"/>
        </w:rPr>
        <w:t xml:space="preserve"> truncatus</w:t>
      </w:r>
      <w:r w:rsidR="00F91E2F" w:rsidRPr="00F91E2F">
        <w:rPr>
          <w:rFonts w:ascii="Arial" w:hAnsi="Arial" w:cs="Arial"/>
          <w:sz w:val="24"/>
          <w:szCs w:val="24"/>
          <w:lang w:val="en-GB"/>
        </w:rPr>
        <w:t xml:space="preserve"> recall improved significantly, from 31% in the base models to 57%, raising its F1-score from 45% to 64%. This came with a moderate drop in </w:t>
      </w:r>
      <w:r w:rsidR="00085D29" w:rsidRPr="00F91E2F">
        <w:rPr>
          <w:rFonts w:ascii="Arial" w:hAnsi="Arial" w:cs="Arial"/>
          <w:i/>
          <w:iCs/>
          <w:sz w:val="24"/>
          <w:szCs w:val="24"/>
          <w:lang w:val="en-GB"/>
        </w:rPr>
        <w:t>S</w:t>
      </w:r>
      <w:r w:rsidR="00085D29">
        <w:rPr>
          <w:rFonts w:ascii="Arial" w:hAnsi="Arial" w:cs="Arial"/>
          <w:i/>
          <w:iCs/>
          <w:sz w:val="24"/>
          <w:szCs w:val="24"/>
          <w:lang w:val="en-GB"/>
        </w:rPr>
        <w:t>.</w:t>
      </w:r>
      <w:r w:rsidR="00085D29" w:rsidRPr="00F91E2F">
        <w:rPr>
          <w:rFonts w:ascii="Arial" w:hAnsi="Arial" w:cs="Arial"/>
          <w:i/>
          <w:iCs/>
          <w:sz w:val="24"/>
          <w:szCs w:val="24"/>
          <w:lang w:val="en-GB"/>
        </w:rPr>
        <w:t xml:space="preserve"> bredanensis</w:t>
      </w:r>
      <w:r w:rsidR="00085D29" w:rsidRPr="00F91E2F">
        <w:rPr>
          <w:rFonts w:ascii="Arial" w:hAnsi="Arial" w:cs="Arial"/>
          <w:sz w:val="24"/>
          <w:szCs w:val="24"/>
          <w:lang w:val="en-GB"/>
        </w:rPr>
        <w:t xml:space="preserve"> </w:t>
      </w:r>
      <w:r w:rsidR="00F91E2F" w:rsidRPr="00F91E2F">
        <w:rPr>
          <w:rFonts w:ascii="Arial" w:hAnsi="Arial" w:cs="Arial"/>
          <w:sz w:val="24"/>
          <w:szCs w:val="24"/>
          <w:lang w:val="en-GB"/>
        </w:rPr>
        <w:t>recall</w:t>
      </w:r>
      <w:r w:rsidR="00085D29">
        <w:rPr>
          <w:rFonts w:ascii="Arial" w:hAnsi="Arial" w:cs="Arial"/>
          <w:sz w:val="24"/>
          <w:szCs w:val="24"/>
          <w:lang w:val="en-GB"/>
        </w:rPr>
        <w:t xml:space="preserve"> (</w:t>
      </w:r>
      <w:r w:rsidR="00B31298">
        <w:rPr>
          <w:rFonts w:ascii="Arial" w:hAnsi="Arial" w:cs="Arial"/>
          <w:sz w:val="24"/>
          <w:szCs w:val="24"/>
          <w:lang w:val="en-GB"/>
        </w:rPr>
        <w:t>100</w:t>
      </w:r>
      <w:r w:rsidR="00085D29">
        <w:rPr>
          <w:rFonts w:ascii="Arial" w:hAnsi="Arial" w:cs="Arial"/>
          <w:sz w:val="24"/>
          <w:szCs w:val="24"/>
          <w:lang w:val="en-GB"/>
        </w:rPr>
        <w:t xml:space="preserve">% to </w:t>
      </w:r>
      <w:r w:rsidR="00B31298">
        <w:rPr>
          <w:rFonts w:ascii="Arial" w:hAnsi="Arial" w:cs="Arial"/>
          <w:sz w:val="24"/>
          <w:szCs w:val="24"/>
          <w:lang w:val="en-GB"/>
        </w:rPr>
        <w:t>8</w:t>
      </w:r>
      <w:r w:rsidR="00085D29">
        <w:rPr>
          <w:rFonts w:ascii="Arial" w:hAnsi="Arial" w:cs="Arial"/>
          <w:sz w:val="24"/>
          <w:szCs w:val="24"/>
          <w:lang w:val="en-GB"/>
        </w:rPr>
        <w:t>3%)</w:t>
      </w:r>
      <w:r w:rsidR="00F91E2F" w:rsidRPr="00F91E2F">
        <w:rPr>
          <w:rFonts w:ascii="Arial" w:hAnsi="Arial" w:cs="Arial"/>
          <w:sz w:val="24"/>
          <w:szCs w:val="24"/>
          <w:lang w:val="en-GB"/>
        </w:rPr>
        <w:t xml:space="preserve"> and precision </w:t>
      </w:r>
      <w:r w:rsidR="00085D29">
        <w:rPr>
          <w:rFonts w:ascii="Arial" w:hAnsi="Arial" w:cs="Arial"/>
          <w:sz w:val="24"/>
          <w:szCs w:val="24"/>
          <w:lang w:val="en-GB"/>
        </w:rPr>
        <w:t>(</w:t>
      </w:r>
      <w:r w:rsidR="00E94D42">
        <w:rPr>
          <w:rFonts w:ascii="Arial" w:hAnsi="Arial" w:cs="Arial"/>
          <w:sz w:val="24"/>
          <w:szCs w:val="24"/>
          <w:lang w:val="en-GB"/>
        </w:rPr>
        <w:t>57% to 50%</w:t>
      </w:r>
      <w:r w:rsidR="00085D29">
        <w:rPr>
          <w:rFonts w:ascii="Arial" w:hAnsi="Arial" w:cs="Arial"/>
          <w:sz w:val="24"/>
          <w:szCs w:val="24"/>
          <w:lang w:val="en-GB"/>
        </w:rPr>
        <w:t xml:space="preserve">), </w:t>
      </w:r>
      <w:r w:rsidR="00F91E2F" w:rsidRPr="00F91E2F">
        <w:rPr>
          <w:rFonts w:ascii="Arial" w:hAnsi="Arial" w:cs="Arial"/>
          <w:i/>
          <w:iCs/>
          <w:sz w:val="24"/>
          <w:szCs w:val="24"/>
          <w:lang w:val="en-GB"/>
        </w:rPr>
        <w:t>D</w:t>
      </w:r>
      <w:r w:rsidR="00A557D1">
        <w:rPr>
          <w:rFonts w:ascii="Arial" w:hAnsi="Arial" w:cs="Arial"/>
          <w:i/>
          <w:iCs/>
          <w:sz w:val="24"/>
          <w:szCs w:val="24"/>
          <w:lang w:val="en-GB"/>
        </w:rPr>
        <w:t>.</w:t>
      </w:r>
      <w:r w:rsidR="00F91E2F" w:rsidRPr="00F91E2F">
        <w:rPr>
          <w:rFonts w:ascii="Arial" w:hAnsi="Arial" w:cs="Arial"/>
          <w:i/>
          <w:iCs/>
          <w:sz w:val="24"/>
          <w:szCs w:val="24"/>
          <w:lang w:val="en-GB"/>
        </w:rPr>
        <w:t xml:space="preserve"> delphis</w:t>
      </w:r>
      <w:r w:rsidR="00085D29">
        <w:rPr>
          <w:rFonts w:ascii="Arial" w:hAnsi="Arial" w:cs="Arial"/>
          <w:sz w:val="24"/>
          <w:szCs w:val="24"/>
          <w:lang w:val="en-GB"/>
        </w:rPr>
        <w:t xml:space="preserve"> (recall from </w:t>
      </w:r>
      <w:r w:rsidR="00B31298">
        <w:rPr>
          <w:rFonts w:ascii="Arial" w:hAnsi="Arial" w:cs="Arial"/>
          <w:sz w:val="24"/>
          <w:szCs w:val="24"/>
          <w:lang w:val="en-GB"/>
        </w:rPr>
        <w:t>83</w:t>
      </w:r>
      <w:r w:rsidR="00085D29">
        <w:rPr>
          <w:rFonts w:ascii="Arial" w:hAnsi="Arial" w:cs="Arial"/>
          <w:sz w:val="24"/>
          <w:szCs w:val="24"/>
          <w:lang w:val="en-GB"/>
        </w:rPr>
        <w:t xml:space="preserve">% to </w:t>
      </w:r>
      <w:r w:rsidR="00B31298">
        <w:rPr>
          <w:rFonts w:ascii="Arial" w:hAnsi="Arial" w:cs="Arial"/>
          <w:sz w:val="24"/>
          <w:szCs w:val="24"/>
          <w:lang w:val="en-GB"/>
        </w:rPr>
        <w:t>68</w:t>
      </w:r>
      <w:r w:rsidR="00085D29">
        <w:rPr>
          <w:rFonts w:ascii="Arial" w:hAnsi="Arial" w:cs="Arial"/>
          <w:sz w:val="24"/>
          <w:szCs w:val="24"/>
          <w:lang w:val="en-GB"/>
        </w:rPr>
        <w:t xml:space="preserve">% and precision from 55% to 46%) </w:t>
      </w:r>
      <w:r w:rsidR="00F91E2F" w:rsidRPr="00F91E2F">
        <w:rPr>
          <w:rFonts w:ascii="Arial" w:hAnsi="Arial" w:cs="Arial"/>
          <w:sz w:val="24"/>
          <w:szCs w:val="24"/>
          <w:lang w:val="en-GB"/>
        </w:rPr>
        <w:t>and minimal changes for others.</w:t>
      </w:r>
    </w:p>
    <w:p w14:paraId="51C5B1D0" w14:textId="24FD024A" w:rsidR="009A4591" w:rsidRPr="00F86C07" w:rsidRDefault="00E94D42" w:rsidP="00F86C07">
      <w:pPr>
        <w:spacing w:line="360" w:lineRule="auto"/>
        <w:jc w:val="both"/>
        <w:rPr>
          <w:rFonts w:ascii="Arial" w:hAnsi="Arial" w:cs="Arial"/>
          <w:sz w:val="24"/>
          <w:szCs w:val="24"/>
          <w:lang w:val="en-GB"/>
        </w:rPr>
      </w:pPr>
      <w:r>
        <w:rPr>
          <w:rFonts w:ascii="Arial" w:hAnsi="Arial" w:cs="Arial"/>
          <w:sz w:val="24"/>
          <w:szCs w:val="24"/>
          <w:lang w:val="en-GB"/>
        </w:rPr>
        <w:tab/>
      </w:r>
      <w:r w:rsidR="00AB2A05">
        <w:rPr>
          <w:rFonts w:ascii="Arial" w:hAnsi="Arial" w:cs="Arial"/>
          <w:sz w:val="24"/>
          <w:szCs w:val="24"/>
          <w:lang w:val="en-GB"/>
        </w:rPr>
        <w:t xml:space="preserve"> </w:t>
      </w:r>
      <w:r w:rsidR="00681FE5" w:rsidRPr="0084675D">
        <w:rPr>
          <w:rFonts w:ascii="Arial" w:hAnsi="Arial" w:cs="Arial"/>
          <w:b/>
          <w:bCs/>
          <w:sz w:val="24"/>
          <w:szCs w:val="24"/>
          <w:lang w:val="en-GB"/>
        </w:rPr>
        <w:t xml:space="preserve">Figure </w:t>
      </w:r>
      <w:r w:rsidR="009302A8">
        <w:rPr>
          <w:rFonts w:ascii="Arial" w:hAnsi="Arial" w:cs="Arial"/>
          <w:b/>
          <w:bCs/>
          <w:sz w:val="24"/>
          <w:szCs w:val="24"/>
          <w:lang w:val="en-GB"/>
        </w:rPr>
        <w:t>2</w:t>
      </w:r>
      <w:r w:rsidR="00710263">
        <w:rPr>
          <w:rFonts w:ascii="Arial" w:hAnsi="Arial" w:cs="Arial"/>
          <w:b/>
          <w:bCs/>
          <w:sz w:val="24"/>
          <w:szCs w:val="24"/>
          <w:lang w:val="en-GB"/>
        </w:rPr>
        <w:t>(</w:t>
      </w:r>
      <w:r w:rsidR="009302A8">
        <w:rPr>
          <w:rFonts w:ascii="Arial" w:hAnsi="Arial" w:cs="Arial"/>
          <w:b/>
          <w:bCs/>
          <w:sz w:val="24"/>
          <w:szCs w:val="24"/>
          <w:lang w:val="en-GB"/>
        </w:rPr>
        <w:t>c</w:t>
      </w:r>
      <w:r w:rsidR="00710263">
        <w:rPr>
          <w:rFonts w:ascii="Arial" w:hAnsi="Arial" w:cs="Arial"/>
          <w:b/>
          <w:bCs/>
          <w:sz w:val="24"/>
          <w:szCs w:val="24"/>
          <w:lang w:val="en-GB"/>
        </w:rPr>
        <w:t>)</w:t>
      </w:r>
      <w:r w:rsidR="00681FE5" w:rsidRPr="0084675D">
        <w:rPr>
          <w:rFonts w:ascii="Arial" w:hAnsi="Arial" w:cs="Arial"/>
          <w:sz w:val="24"/>
          <w:szCs w:val="24"/>
          <w:lang w:val="en-GB"/>
        </w:rPr>
        <w:t xml:space="preserve"> shows the confusion matrices for the LOGO meta-classifier</w:t>
      </w:r>
      <w:r w:rsidR="00681FE5">
        <w:rPr>
          <w:rFonts w:ascii="Arial" w:hAnsi="Arial" w:cs="Arial"/>
          <w:sz w:val="24"/>
          <w:szCs w:val="24"/>
          <w:lang w:val="en-GB"/>
        </w:rPr>
        <w:t xml:space="preserve"> model</w:t>
      </w:r>
      <w:r w:rsidR="00D341D7">
        <w:rPr>
          <w:rFonts w:ascii="Arial" w:hAnsi="Arial" w:cs="Arial"/>
          <w:sz w:val="24"/>
          <w:szCs w:val="24"/>
          <w:lang w:val="en-GB"/>
        </w:rPr>
        <w:t xml:space="preserve"> </w:t>
      </w:r>
      <w:r w:rsidR="00681FE5" w:rsidRPr="0084675D">
        <w:rPr>
          <w:rFonts w:ascii="Arial" w:hAnsi="Arial" w:cs="Arial"/>
          <w:sz w:val="24"/>
          <w:szCs w:val="24"/>
          <w:lang w:val="en-GB"/>
        </w:rPr>
        <w:t>from a single run that closely matched the average performance metrics</w:t>
      </w:r>
      <w:r w:rsidR="00681FE5">
        <w:rPr>
          <w:rFonts w:ascii="Arial" w:hAnsi="Arial" w:cs="Arial"/>
          <w:sz w:val="24"/>
          <w:szCs w:val="24"/>
          <w:lang w:val="en-GB"/>
        </w:rPr>
        <w:t xml:space="preserve">. </w:t>
      </w:r>
      <w:r w:rsidR="00681FE5" w:rsidRPr="006B716C">
        <w:rPr>
          <w:rFonts w:ascii="Arial" w:hAnsi="Arial" w:cs="Arial"/>
          <w:sz w:val="24"/>
          <w:szCs w:val="24"/>
          <w:lang w:val="en-GB"/>
        </w:rPr>
        <w:t xml:space="preserve">The </w:t>
      </w:r>
      <w:r w:rsidR="00003540">
        <w:rPr>
          <w:rFonts w:ascii="Arial" w:hAnsi="Arial" w:cs="Arial"/>
          <w:sz w:val="24"/>
          <w:szCs w:val="24"/>
          <w:lang w:val="en-GB"/>
        </w:rPr>
        <w:lastRenderedPageBreak/>
        <w:t>improvement</w:t>
      </w:r>
      <w:r>
        <w:rPr>
          <w:rFonts w:ascii="Arial" w:hAnsi="Arial" w:cs="Arial"/>
          <w:sz w:val="24"/>
          <w:szCs w:val="24"/>
          <w:lang w:val="en-GB"/>
        </w:rPr>
        <w:t xml:space="preserve"> in</w:t>
      </w:r>
      <w:r w:rsidR="00681FE5" w:rsidRPr="006B716C">
        <w:rPr>
          <w:rFonts w:ascii="Arial" w:hAnsi="Arial" w:cs="Arial"/>
          <w:sz w:val="24"/>
          <w:szCs w:val="24"/>
          <w:lang w:val="en-GB"/>
        </w:rPr>
        <w:t xml:space="preserve"> recall for </w:t>
      </w:r>
      <w:r w:rsidR="00681FE5" w:rsidRPr="006B716C">
        <w:rPr>
          <w:rFonts w:ascii="Arial" w:hAnsi="Arial" w:cs="Arial"/>
          <w:i/>
          <w:iCs/>
          <w:sz w:val="24"/>
          <w:szCs w:val="24"/>
          <w:lang w:val="en-GB"/>
        </w:rPr>
        <w:t>T. truncatus</w:t>
      </w:r>
      <w:r w:rsidR="006B716C">
        <w:rPr>
          <w:rFonts w:ascii="Arial" w:hAnsi="Arial" w:cs="Arial"/>
          <w:i/>
          <w:iCs/>
          <w:sz w:val="24"/>
          <w:szCs w:val="24"/>
          <w:lang w:val="en-GB"/>
        </w:rPr>
        <w:t xml:space="preserve"> </w:t>
      </w:r>
      <w:r w:rsidR="006B716C" w:rsidRPr="006B716C">
        <w:rPr>
          <w:rFonts w:ascii="Arial" w:hAnsi="Arial" w:cs="Arial"/>
          <w:sz w:val="24"/>
          <w:szCs w:val="24"/>
          <w:lang w:val="en-GB"/>
        </w:rPr>
        <w:t xml:space="preserve">compared to the LOGO event </w:t>
      </w:r>
      <w:r w:rsidR="00266307" w:rsidRPr="006B716C">
        <w:rPr>
          <w:rFonts w:ascii="Arial" w:hAnsi="Arial" w:cs="Arial"/>
          <w:sz w:val="24"/>
          <w:szCs w:val="24"/>
          <w:lang w:val="en-GB"/>
        </w:rPr>
        <w:t>model corresponded</w:t>
      </w:r>
      <w:r w:rsidR="00681FE5" w:rsidRPr="006B716C">
        <w:rPr>
          <w:rFonts w:ascii="Arial" w:hAnsi="Arial" w:cs="Arial"/>
          <w:sz w:val="24"/>
          <w:szCs w:val="24"/>
          <w:lang w:val="en-GB"/>
        </w:rPr>
        <w:t xml:space="preserve"> </w:t>
      </w:r>
      <w:r w:rsidR="005F77AF">
        <w:rPr>
          <w:rFonts w:ascii="Arial" w:hAnsi="Arial" w:cs="Arial"/>
          <w:sz w:val="24"/>
          <w:szCs w:val="24"/>
          <w:lang w:val="en-GB"/>
        </w:rPr>
        <w:t>to</w:t>
      </w:r>
      <w:r w:rsidR="005F77AF" w:rsidRPr="006B716C">
        <w:rPr>
          <w:rFonts w:ascii="Arial" w:hAnsi="Arial" w:cs="Arial"/>
          <w:sz w:val="24"/>
          <w:szCs w:val="24"/>
          <w:lang w:val="en-GB"/>
        </w:rPr>
        <w:t xml:space="preserve"> </w:t>
      </w:r>
      <w:r w:rsidR="00681FE5" w:rsidRPr="006B716C">
        <w:rPr>
          <w:rFonts w:ascii="Arial" w:hAnsi="Arial" w:cs="Arial"/>
          <w:sz w:val="24"/>
          <w:szCs w:val="24"/>
          <w:lang w:val="en-GB"/>
        </w:rPr>
        <w:t xml:space="preserve">a reduction in false negatives, especially in confusion with </w:t>
      </w:r>
      <w:r w:rsidR="00681FE5" w:rsidRPr="006B716C">
        <w:rPr>
          <w:rFonts w:ascii="Arial" w:hAnsi="Arial" w:cs="Arial"/>
          <w:i/>
          <w:iCs/>
          <w:sz w:val="24"/>
          <w:szCs w:val="24"/>
          <w:lang w:val="en-GB"/>
        </w:rPr>
        <w:t>S. clymene</w:t>
      </w:r>
      <w:r w:rsidR="00681FE5" w:rsidRPr="006B716C">
        <w:rPr>
          <w:rFonts w:ascii="Arial" w:hAnsi="Arial" w:cs="Arial"/>
          <w:sz w:val="24"/>
          <w:szCs w:val="24"/>
          <w:lang w:val="en-GB"/>
        </w:rPr>
        <w:t xml:space="preserve"> and </w:t>
      </w:r>
      <w:r w:rsidR="00681FE5" w:rsidRPr="006B716C">
        <w:rPr>
          <w:rFonts w:ascii="Arial" w:hAnsi="Arial" w:cs="Arial"/>
          <w:i/>
          <w:iCs/>
          <w:sz w:val="24"/>
          <w:szCs w:val="24"/>
          <w:lang w:val="en-GB"/>
        </w:rPr>
        <w:t>S. frontalis</w:t>
      </w:r>
      <w:r w:rsidR="006B716C">
        <w:rPr>
          <w:rFonts w:ascii="Arial" w:hAnsi="Arial" w:cs="Arial"/>
          <w:sz w:val="24"/>
          <w:szCs w:val="24"/>
          <w:lang w:val="en-GB"/>
        </w:rPr>
        <w:t>.</w:t>
      </w:r>
      <w:r w:rsidR="00681FE5" w:rsidRPr="006B716C">
        <w:rPr>
          <w:rFonts w:ascii="Arial" w:hAnsi="Arial" w:cs="Arial"/>
          <w:sz w:val="24"/>
          <w:szCs w:val="24"/>
          <w:lang w:val="en-GB"/>
        </w:rPr>
        <w:t xml:space="preserve"> However, it also introduced new false positives: 17% of </w:t>
      </w:r>
      <w:r w:rsidR="00681FE5" w:rsidRPr="006B716C">
        <w:rPr>
          <w:rFonts w:ascii="Arial" w:hAnsi="Arial" w:cs="Arial"/>
          <w:i/>
          <w:iCs/>
          <w:sz w:val="24"/>
          <w:szCs w:val="24"/>
          <w:lang w:val="en-GB"/>
        </w:rPr>
        <w:t>S. bredanensis</w:t>
      </w:r>
      <w:r w:rsidR="00681FE5" w:rsidRPr="006B716C">
        <w:rPr>
          <w:rFonts w:ascii="Arial" w:hAnsi="Arial" w:cs="Arial"/>
          <w:sz w:val="24"/>
          <w:szCs w:val="24"/>
          <w:lang w:val="en-GB"/>
        </w:rPr>
        <w:t xml:space="preserve"> </w:t>
      </w:r>
      <w:r w:rsidR="002F3C45">
        <w:rPr>
          <w:rFonts w:ascii="Arial" w:hAnsi="Arial" w:cs="Arial"/>
          <w:sz w:val="24"/>
          <w:szCs w:val="24"/>
          <w:lang w:val="en-GB"/>
        </w:rPr>
        <w:t>events</w:t>
      </w:r>
      <w:r w:rsidR="002F3C45" w:rsidRPr="006B716C">
        <w:rPr>
          <w:rFonts w:ascii="Arial" w:hAnsi="Arial" w:cs="Arial"/>
          <w:sz w:val="24"/>
          <w:szCs w:val="24"/>
          <w:lang w:val="en-GB"/>
        </w:rPr>
        <w:t xml:space="preserve"> </w:t>
      </w:r>
      <w:r w:rsidR="00681FE5" w:rsidRPr="006B716C">
        <w:rPr>
          <w:rFonts w:ascii="Arial" w:hAnsi="Arial" w:cs="Arial"/>
          <w:sz w:val="24"/>
          <w:szCs w:val="24"/>
          <w:lang w:val="en-GB"/>
        </w:rPr>
        <w:t xml:space="preserve">were misclassified as </w:t>
      </w:r>
      <w:r w:rsidR="00681FE5" w:rsidRPr="006B716C">
        <w:rPr>
          <w:rFonts w:ascii="Arial" w:hAnsi="Arial" w:cs="Arial"/>
          <w:i/>
          <w:iCs/>
          <w:sz w:val="24"/>
          <w:szCs w:val="24"/>
          <w:lang w:val="en-GB"/>
        </w:rPr>
        <w:t>T. truncatus</w:t>
      </w:r>
      <w:r w:rsidR="00681FE5" w:rsidRPr="006B716C">
        <w:rPr>
          <w:rFonts w:ascii="Arial" w:hAnsi="Arial" w:cs="Arial"/>
          <w:sz w:val="24"/>
          <w:szCs w:val="24"/>
          <w:lang w:val="en-GB"/>
        </w:rPr>
        <w:t xml:space="preserve">, as were 13% of </w:t>
      </w:r>
      <w:r w:rsidR="00681FE5" w:rsidRPr="006B716C">
        <w:rPr>
          <w:rFonts w:ascii="Arial" w:hAnsi="Arial" w:cs="Arial"/>
          <w:i/>
          <w:iCs/>
          <w:sz w:val="24"/>
          <w:szCs w:val="24"/>
          <w:lang w:val="en-GB"/>
        </w:rPr>
        <w:t>D. delphis</w:t>
      </w:r>
      <w:r w:rsidR="00681FE5" w:rsidRPr="006B716C">
        <w:rPr>
          <w:rFonts w:ascii="Arial" w:hAnsi="Arial" w:cs="Arial"/>
          <w:sz w:val="24"/>
          <w:szCs w:val="24"/>
          <w:lang w:val="en-GB"/>
        </w:rPr>
        <w:t xml:space="preserve"> and </w:t>
      </w:r>
      <w:r w:rsidR="00681FE5" w:rsidRPr="006B716C">
        <w:rPr>
          <w:rFonts w:ascii="Arial" w:hAnsi="Arial" w:cs="Arial"/>
          <w:i/>
          <w:iCs/>
          <w:sz w:val="24"/>
          <w:szCs w:val="24"/>
          <w:lang w:val="en-GB"/>
        </w:rPr>
        <w:t>S. longirostris</w:t>
      </w:r>
      <w:r w:rsidR="00681FE5" w:rsidRPr="006B716C">
        <w:rPr>
          <w:rFonts w:ascii="Arial" w:hAnsi="Arial" w:cs="Arial"/>
          <w:sz w:val="24"/>
          <w:szCs w:val="24"/>
          <w:lang w:val="en-GB"/>
        </w:rPr>
        <w:t xml:space="preserve"> </w:t>
      </w:r>
      <w:r w:rsidR="00003540">
        <w:rPr>
          <w:rFonts w:ascii="Arial" w:hAnsi="Arial" w:cs="Arial"/>
          <w:sz w:val="24"/>
          <w:szCs w:val="24"/>
          <w:lang w:val="en-GB"/>
        </w:rPr>
        <w:t>events</w:t>
      </w:r>
      <w:r w:rsidR="009302A8">
        <w:rPr>
          <w:rFonts w:ascii="Arial" w:hAnsi="Arial" w:cs="Arial"/>
          <w:sz w:val="24"/>
          <w:szCs w:val="24"/>
          <w:lang w:val="en-GB"/>
        </w:rPr>
        <w:t>.</w:t>
      </w:r>
      <w:r w:rsidR="00266307">
        <w:rPr>
          <w:rFonts w:ascii="Arial" w:hAnsi="Arial" w:cs="Arial"/>
          <w:sz w:val="24"/>
          <w:szCs w:val="24"/>
          <w:lang w:val="en-GB"/>
        </w:rPr>
        <w:t xml:space="preserve"> </w:t>
      </w:r>
      <w:r w:rsidR="00681FE5" w:rsidRPr="005F77AF">
        <w:rPr>
          <w:rFonts w:ascii="Arial" w:hAnsi="Arial" w:cs="Arial"/>
          <w:i/>
          <w:iCs/>
          <w:sz w:val="24"/>
          <w:szCs w:val="24"/>
          <w:lang w:val="en-GB"/>
        </w:rPr>
        <w:t>D. delphis</w:t>
      </w:r>
      <w:r w:rsidR="00681FE5" w:rsidRPr="005F77AF">
        <w:rPr>
          <w:rFonts w:ascii="Arial" w:hAnsi="Arial" w:cs="Arial"/>
          <w:sz w:val="24"/>
          <w:szCs w:val="24"/>
          <w:lang w:val="en-GB"/>
        </w:rPr>
        <w:t xml:space="preserve"> experienced a decline in recall under the meta-classifier, primarily due to increased confusion with </w:t>
      </w:r>
      <w:r w:rsidR="00681FE5" w:rsidRPr="005F77AF">
        <w:rPr>
          <w:rFonts w:ascii="Arial" w:hAnsi="Arial" w:cs="Arial"/>
          <w:i/>
          <w:iCs/>
          <w:sz w:val="24"/>
          <w:szCs w:val="24"/>
          <w:lang w:val="en-GB"/>
        </w:rPr>
        <w:t>S. frontalis</w:t>
      </w:r>
      <w:r w:rsidR="00681FE5" w:rsidRPr="005F77AF">
        <w:rPr>
          <w:rFonts w:ascii="Arial" w:hAnsi="Arial" w:cs="Arial"/>
          <w:sz w:val="24"/>
          <w:szCs w:val="24"/>
          <w:lang w:val="en-GB"/>
        </w:rPr>
        <w:t xml:space="preserve">, which accounted for 25% of its misclassifications. Despite these shifts, the </w:t>
      </w:r>
      <w:r w:rsidR="005F77AF" w:rsidRPr="005F77AF">
        <w:rPr>
          <w:rFonts w:ascii="Arial" w:hAnsi="Arial" w:cs="Arial"/>
          <w:sz w:val="24"/>
          <w:szCs w:val="24"/>
          <w:lang w:val="en-GB"/>
        </w:rPr>
        <w:t xml:space="preserve">LOGO event and LOGO meta </w:t>
      </w:r>
      <w:r w:rsidR="00681FE5" w:rsidRPr="005F77AF">
        <w:rPr>
          <w:rFonts w:ascii="Arial" w:hAnsi="Arial" w:cs="Arial"/>
          <w:sz w:val="24"/>
          <w:szCs w:val="24"/>
          <w:lang w:val="en-GB"/>
        </w:rPr>
        <w:t xml:space="preserve">models demonstrated complementary behavior. The </w:t>
      </w:r>
      <w:r w:rsidR="005F77AF" w:rsidRPr="005F77AF">
        <w:rPr>
          <w:rFonts w:ascii="Arial" w:hAnsi="Arial" w:cs="Arial"/>
          <w:sz w:val="24"/>
          <w:szCs w:val="24"/>
          <w:lang w:val="en-GB"/>
        </w:rPr>
        <w:t>former</w:t>
      </w:r>
      <w:r w:rsidR="00681FE5" w:rsidRPr="005F77AF">
        <w:rPr>
          <w:rFonts w:ascii="Arial" w:hAnsi="Arial" w:cs="Arial"/>
          <w:sz w:val="24"/>
          <w:szCs w:val="24"/>
          <w:lang w:val="en-GB"/>
        </w:rPr>
        <w:t xml:space="preserve"> achieved higher recall for all species except </w:t>
      </w:r>
      <w:r w:rsidR="00681FE5" w:rsidRPr="005F77AF">
        <w:rPr>
          <w:rFonts w:ascii="Arial" w:hAnsi="Arial" w:cs="Arial"/>
          <w:i/>
          <w:iCs/>
          <w:sz w:val="24"/>
          <w:szCs w:val="24"/>
          <w:lang w:val="en-GB"/>
        </w:rPr>
        <w:t>T. truncatus</w:t>
      </w:r>
      <w:r w:rsidR="00681FE5" w:rsidRPr="005F77AF">
        <w:rPr>
          <w:rFonts w:ascii="Arial" w:hAnsi="Arial" w:cs="Arial"/>
          <w:sz w:val="24"/>
          <w:szCs w:val="24"/>
          <w:lang w:val="en-GB"/>
        </w:rPr>
        <w:t>, which showed weak performance in that model but improved substantially under the meta-classifier</w:t>
      </w:r>
      <w:r w:rsidR="0054035C">
        <w:rPr>
          <w:rFonts w:ascii="Arial" w:hAnsi="Arial" w:cs="Arial"/>
          <w:sz w:val="24"/>
          <w:szCs w:val="24"/>
          <w:lang w:val="en-GB"/>
        </w:rPr>
        <w:t>.</w:t>
      </w:r>
    </w:p>
    <w:p w14:paraId="40349818" w14:textId="3CDA7DCC" w:rsidR="00AB2A05" w:rsidRDefault="009A4591" w:rsidP="002E4FE1">
      <w:pPr>
        <w:spacing w:line="360" w:lineRule="auto"/>
        <w:jc w:val="both"/>
        <w:rPr>
          <w:rFonts w:ascii="Arial" w:hAnsi="Arial" w:cs="Arial"/>
          <w:sz w:val="24"/>
          <w:szCs w:val="24"/>
          <w:lang w:val="en-GB"/>
        </w:rPr>
      </w:pPr>
      <w:r>
        <w:rPr>
          <w:rFonts w:ascii="Arial" w:hAnsi="Arial" w:cs="Arial"/>
          <w:b/>
          <w:bCs/>
          <w:sz w:val="24"/>
          <w:szCs w:val="24"/>
          <w:lang w:val="en-GB"/>
        </w:rPr>
        <w:tab/>
      </w:r>
      <w:r w:rsidRPr="009A4591">
        <w:rPr>
          <w:rFonts w:ascii="Arial" w:hAnsi="Arial" w:cs="Arial"/>
          <w:b/>
          <w:bCs/>
          <w:sz w:val="24"/>
          <w:szCs w:val="24"/>
          <w:lang w:val="en-GB"/>
        </w:rPr>
        <w:t xml:space="preserve">Figure </w:t>
      </w:r>
      <w:r w:rsidR="009302A8">
        <w:rPr>
          <w:rFonts w:ascii="Arial" w:hAnsi="Arial" w:cs="Arial"/>
          <w:b/>
          <w:bCs/>
          <w:sz w:val="24"/>
          <w:szCs w:val="24"/>
          <w:lang w:val="en-GB"/>
        </w:rPr>
        <w:t>3(b)</w:t>
      </w:r>
      <w:r w:rsidRPr="009A4591">
        <w:rPr>
          <w:rFonts w:ascii="Arial" w:hAnsi="Arial" w:cs="Arial"/>
          <w:sz w:val="24"/>
          <w:szCs w:val="24"/>
          <w:lang w:val="en-GB"/>
        </w:rPr>
        <w:t xml:space="preserve"> shows that the most influential meta-features were the predicted probabilities for </w:t>
      </w:r>
      <w:r w:rsidRPr="009A4591">
        <w:rPr>
          <w:rFonts w:ascii="Arial" w:hAnsi="Arial" w:cs="Arial"/>
          <w:i/>
          <w:iCs/>
          <w:sz w:val="24"/>
          <w:szCs w:val="24"/>
          <w:lang w:val="en-GB"/>
        </w:rPr>
        <w:t>S. clymene</w:t>
      </w:r>
      <w:r w:rsidRPr="009A4591">
        <w:rPr>
          <w:rFonts w:ascii="Arial" w:hAnsi="Arial" w:cs="Arial"/>
          <w:sz w:val="24"/>
          <w:szCs w:val="24"/>
          <w:lang w:val="en-GB"/>
        </w:rPr>
        <w:t xml:space="preserve">, </w:t>
      </w:r>
      <w:r w:rsidRPr="009A4591">
        <w:rPr>
          <w:rFonts w:ascii="Arial" w:hAnsi="Arial" w:cs="Arial"/>
          <w:i/>
          <w:iCs/>
          <w:sz w:val="24"/>
          <w:szCs w:val="24"/>
          <w:lang w:val="en-GB"/>
        </w:rPr>
        <w:t>S. attenuata</w:t>
      </w:r>
      <w:r w:rsidRPr="009A4591">
        <w:rPr>
          <w:rFonts w:ascii="Arial" w:hAnsi="Arial" w:cs="Arial"/>
          <w:sz w:val="24"/>
          <w:szCs w:val="24"/>
          <w:lang w:val="en-GB"/>
        </w:rPr>
        <w:t xml:space="preserve">, </w:t>
      </w:r>
      <w:r w:rsidRPr="009A4591">
        <w:rPr>
          <w:rFonts w:ascii="Arial" w:hAnsi="Arial" w:cs="Arial"/>
          <w:i/>
          <w:iCs/>
          <w:sz w:val="24"/>
          <w:szCs w:val="24"/>
          <w:lang w:val="en-GB"/>
        </w:rPr>
        <w:t>S. frontalis</w:t>
      </w:r>
      <w:r w:rsidR="00477A0A">
        <w:rPr>
          <w:rFonts w:ascii="Arial" w:hAnsi="Arial" w:cs="Arial"/>
          <w:sz w:val="24"/>
          <w:szCs w:val="24"/>
          <w:lang w:val="en-GB"/>
        </w:rPr>
        <w:t xml:space="preserve"> and</w:t>
      </w:r>
      <w:r w:rsidRPr="009A4591">
        <w:rPr>
          <w:rFonts w:ascii="Arial" w:hAnsi="Arial" w:cs="Arial"/>
          <w:sz w:val="24"/>
          <w:szCs w:val="24"/>
          <w:lang w:val="en-GB"/>
        </w:rPr>
        <w:t xml:space="preserve"> </w:t>
      </w:r>
      <w:r w:rsidRPr="009A4591">
        <w:rPr>
          <w:rFonts w:ascii="Arial" w:hAnsi="Arial" w:cs="Arial"/>
          <w:i/>
          <w:iCs/>
          <w:sz w:val="24"/>
          <w:szCs w:val="24"/>
          <w:lang w:val="en-GB"/>
        </w:rPr>
        <w:t>S. longirostris</w:t>
      </w:r>
      <w:r w:rsidRPr="009A4591">
        <w:rPr>
          <w:rFonts w:ascii="Arial" w:hAnsi="Arial" w:cs="Arial"/>
          <w:sz w:val="24"/>
          <w:szCs w:val="24"/>
          <w:lang w:val="en-GB"/>
        </w:rPr>
        <w:t xml:space="preserve"> from the LOGO event classifier, indicating that these variables contributed most to the final classification decisions. </w:t>
      </w:r>
      <w:r w:rsidR="00B45B70" w:rsidRPr="00F91E2F">
        <w:rPr>
          <w:rFonts w:ascii="Arial" w:hAnsi="Arial" w:cs="Arial"/>
          <w:sz w:val="24"/>
          <w:szCs w:val="24"/>
          <w:lang w:val="en-GB"/>
        </w:rPr>
        <w:t>SHAP analysis (</w:t>
      </w:r>
      <w:r w:rsidR="00B45B70" w:rsidRPr="00F91E2F">
        <w:rPr>
          <w:rFonts w:ascii="Arial" w:hAnsi="Arial" w:cs="Arial"/>
          <w:b/>
          <w:bCs/>
          <w:sz w:val="24"/>
          <w:szCs w:val="24"/>
          <w:lang w:val="en-GB"/>
        </w:rPr>
        <w:t xml:space="preserve">Figure </w:t>
      </w:r>
      <w:r w:rsidR="009302A8">
        <w:rPr>
          <w:rFonts w:ascii="Arial" w:hAnsi="Arial" w:cs="Arial"/>
          <w:b/>
          <w:bCs/>
          <w:sz w:val="24"/>
          <w:szCs w:val="24"/>
          <w:lang w:val="en-GB"/>
        </w:rPr>
        <w:t>4(b)</w:t>
      </w:r>
      <w:r w:rsidR="00B45B70" w:rsidRPr="00F91E2F">
        <w:rPr>
          <w:rFonts w:ascii="Arial" w:hAnsi="Arial" w:cs="Arial"/>
          <w:sz w:val="24"/>
          <w:szCs w:val="24"/>
          <w:lang w:val="en-GB"/>
        </w:rPr>
        <w:t xml:space="preserve">) confirmed that </w:t>
      </w:r>
      <w:r w:rsidR="0024383C">
        <w:rPr>
          <w:rFonts w:ascii="Arial" w:hAnsi="Arial" w:cs="Arial"/>
          <w:sz w:val="24"/>
          <w:szCs w:val="24"/>
          <w:lang w:val="en-GB"/>
        </w:rPr>
        <w:t>event</w:t>
      </w:r>
      <w:r w:rsidR="00B45B70" w:rsidRPr="00F91E2F">
        <w:rPr>
          <w:rFonts w:ascii="Arial" w:hAnsi="Arial" w:cs="Arial"/>
          <w:sz w:val="24"/>
          <w:szCs w:val="24"/>
          <w:lang w:val="en-GB"/>
        </w:rPr>
        <w:t>-level predictions dominated</w:t>
      </w:r>
      <w:r w:rsidR="00DC160E">
        <w:rPr>
          <w:rFonts w:ascii="Arial" w:hAnsi="Arial" w:cs="Arial"/>
          <w:sz w:val="24"/>
          <w:szCs w:val="24"/>
          <w:lang w:val="en-GB"/>
        </w:rPr>
        <w:t>. F</w:t>
      </w:r>
      <w:r w:rsidR="00DC160E" w:rsidRPr="00DC160E">
        <w:rPr>
          <w:rFonts w:ascii="Arial" w:hAnsi="Arial" w:cs="Arial"/>
          <w:sz w:val="24"/>
          <w:szCs w:val="24"/>
          <w:lang w:val="en-GB"/>
        </w:rPr>
        <w:t>or each species, the most influential meta-feature was the LOGO event classifier’s probability for that same species. This indicates that the meta-classifier relies most strongly on the LOGO model’s species-specific confidence to make its final predictions.</w:t>
      </w:r>
      <w:r w:rsidR="00B45B70" w:rsidRPr="00F91E2F">
        <w:rPr>
          <w:rFonts w:ascii="Arial" w:hAnsi="Arial" w:cs="Arial"/>
          <w:sz w:val="24"/>
          <w:szCs w:val="24"/>
          <w:lang w:val="en-GB"/>
        </w:rPr>
        <w:t xml:space="preserve"> </w:t>
      </w:r>
      <w:r w:rsidR="00FE50E8">
        <w:rPr>
          <w:rFonts w:ascii="Arial" w:hAnsi="Arial" w:cs="Arial"/>
          <w:sz w:val="24"/>
          <w:szCs w:val="24"/>
          <w:lang w:val="en-GB"/>
        </w:rPr>
        <w:t xml:space="preserve">The exception was </w:t>
      </w:r>
      <w:r w:rsidR="00FE50E8" w:rsidRPr="00FE50E8">
        <w:rPr>
          <w:rFonts w:ascii="Arial" w:hAnsi="Arial" w:cs="Arial"/>
          <w:i/>
          <w:iCs/>
          <w:sz w:val="24"/>
          <w:szCs w:val="24"/>
          <w:lang w:val="en-GB"/>
        </w:rPr>
        <w:t>T.</w:t>
      </w:r>
      <w:r w:rsidR="00401AA6">
        <w:rPr>
          <w:rFonts w:ascii="Arial" w:hAnsi="Arial" w:cs="Arial"/>
          <w:i/>
          <w:iCs/>
          <w:sz w:val="24"/>
          <w:szCs w:val="24"/>
          <w:lang w:val="en-GB"/>
        </w:rPr>
        <w:t xml:space="preserve"> </w:t>
      </w:r>
      <w:r w:rsidR="00FE50E8" w:rsidRPr="00FE50E8">
        <w:rPr>
          <w:rFonts w:ascii="Arial" w:hAnsi="Arial" w:cs="Arial"/>
          <w:i/>
          <w:iCs/>
          <w:sz w:val="24"/>
          <w:szCs w:val="24"/>
          <w:lang w:val="en-GB"/>
        </w:rPr>
        <w:t>truncatus</w:t>
      </w:r>
      <w:r w:rsidR="00401AA6">
        <w:rPr>
          <w:rFonts w:ascii="Arial" w:hAnsi="Arial" w:cs="Arial"/>
          <w:sz w:val="24"/>
          <w:szCs w:val="24"/>
          <w:lang w:val="en-GB"/>
        </w:rPr>
        <w:t>, where</w:t>
      </w:r>
      <w:r w:rsidR="00FE50E8">
        <w:rPr>
          <w:rFonts w:ascii="Arial" w:hAnsi="Arial" w:cs="Arial"/>
          <w:sz w:val="24"/>
          <w:szCs w:val="24"/>
          <w:lang w:val="en-GB"/>
        </w:rPr>
        <w:t xml:space="preserve"> </w:t>
      </w:r>
      <w:r w:rsidR="00FE50E8" w:rsidRPr="00FE50E8">
        <w:rPr>
          <w:rFonts w:ascii="Arial" w:hAnsi="Arial" w:cs="Arial"/>
          <w:sz w:val="24"/>
          <w:szCs w:val="24"/>
          <w:lang w:val="en-GB"/>
        </w:rPr>
        <w:t xml:space="preserve">the meta-classifier found the outputs of the LOGO model for other species more informative than the model’s confidence in the </w:t>
      </w:r>
      <w:r w:rsidR="00FE50E8">
        <w:rPr>
          <w:rFonts w:ascii="Arial" w:hAnsi="Arial" w:cs="Arial"/>
          <w:sz w:val="24"/>
          <w:szCs w:val="24"/>
          <w:lang w:val="en-GB"/>
        </w:rPr>
        <w:t>species</w:t>
      </w:r>
      <w:r w:rsidR="00FE50E8" w:rsidRPr="00FE50E8">
        <w:rPr>
          <w:rFonts w:ascii="Arial" w:hAnsi="Arial" w:cs="Arial"/>
          <w:sz w:val="24"/>
          <w:szCs w:val="24"/>
          <w:lang w:val="en-GB"/>
        </w:rPr>
        <w:t xml:space="preserve"> itself</w:t>
      </w:r>
      <w:r w:rsidR="00FE50E8">
        <w:rPr>
          <w:rFonts w:ascii="Arial" w:hAnsi="Arial" w:cs="Arial"/>
          <w:sz w:val="24"/>
          <w:szCs w:val="24"/>
          <w:lang w:val="en-GB"/>
        </w:rPr>
        <w:t>, s</w:t>
      </w:r>
      <w:r w:rsidR="00FE50E8" w:rsidRPr="00FE50E8">
        <w:rPr>
          <w:rFonts w:ascii="Arial" w:hAnsi="Arial" w:cs="Arial"/>
          <w:sz w:val="24"/>
          <w:szCs w:val="24"/>
          <w:lang w:val="en-GB"/>
        </w:rPr>
        <w:t>uggest</w:t>
      </w:r>
      <w:r w:rsidR="00FE50E8">
        <w:rPr>
          <w:rFonts w:ascii="Arial" w:hAnsi="Arial" w:cs="Arial"/>
          <w:sz w:val="24"/>
          <w:szCs w:val="24"/>
          <w:lang w:val="en-GB"/>
        </w:rPr>
        <w:t>ing</w:t>
      </w:r>
      <w:r w:rsidR="00FE50E8" w:rsidRPr="00FE50E8">
        <w:rPr>
          <w:rFonts w:ascii="Arial" w:hAnsi="Arial" w:cs="Arial"/>
          <w:sz w:val="24"/>
          <w:szCs w:val="24"/>
          <w:lang w:val="en-GB"/>
        </w:rPr>
        <w:t xml:space="preserve"> weaker species-specific signal.</w:t>
      </w:r>
      <w:r w:rsidR="00FE50E8">
        <w:rPr>
          <w:rFonts w:ascii="Arial" w:hAnsi="Arial" w:cs="Arial"/>
          <w:sz w:val="24"/>
          <w:szCs w:val="24"/>
          <w:lang w:val="en-GB"/>
        </w:rPr>
        <w:t xml:space="preserve"> Finally, </w:t>
      </w:r>
      <w:r w:rsidR="00316CBF">
        <w:rPr>
          <w:rFonts w:ascii="Arial" w:hAnsi="Arial" w:cs="Arial"/>
          <w:sz w:val="24"/>
          <w:szCs w:val="24"/>
          <w:lang w:val="en-GB"/>
        </w:rPr>
        <w:t>i</w:t>
      </w:r>
      <w:r w:rsidR="00B45B70" w:rsidRPr="00F91E2F">
        <w:rPr>
          <w:rFonts w:ascii="Arial" w:hAnsi="Arial" w:cs="Arial"/>
          <w:sz w:val="24"/>
          <w:szCs w:val="24"/>
          <w:lang w:val="en-GB"/>
        </w:rPr>
        <w:t xml:space="preserve">ndividual-level classifiers (e.g., K-fold) also contributed, especially for species like </w:t>
      </w:r>
      <w:r w:rsidR="00B45B70" w:rsidRPr="00F91E2F">
        <w:rPr>
          <w:rFonts w:ascii="Arial" w:hAnsi="Arial" w:cs="Arial"/>
          <w:i/>
          <w:iCs/>
          <w:sz w:val="24"/>
          <w:szCs w:val="24"/>
          <w:lang w:val="en-GB"/>
        </w:rPr>
        <w:t>S. clymene</w:t>
      </w:r>
      <w:r w:rsidR="00DC160E">
        <w:rPr>
          <w:rFonts w:ascii="Arial" w:hAnsi="Arial" w:cs="Arial"/>
          <w:sz w:val="24"/>
          <w:szCs w:val="24"/>
          <w:lang w:val="en-GB"/>
        </w:rPr>
        <w:t xml:space="preserve"> and </w:t>
      </w:r>
      <w:r w:rsidR="00DC160E" w:rsidRPr="001954E2">
        <w:rPr>
          <w:rFonts w:ascii="Arial" w:hAnsi="Arial" w:cs="Arial"/>
          <w:i/>
          <w:iCs/>
          <w:sz w:val="24"/>
          <w:szCs w:val="24"/>
          <w:lang w:val="en-GB"/>
        </w:rPr>
        <w:t>S. bredanensis</w:t>
      </w:r>
      <w:r w:rsidR="001954E2">
        <w:rPr>
          <w:rFonts w:ascii="Arial" w:hAnsi="Arial" w:cs="Arial"/>
          <w:i/>
          <w:iCs/>
          <w:sz w:val="24"/>
          <w:szCs w:val="24"/>
          <w:lang w:val="en-GB"/>
        </w:rPr>
        <w:t>.</w:t>
      </w:r>
    </w:p>
    <w:p w14:paraId="70C58DD2" w14:textId="77777777" w:rsidR="00F2156C" w:rsidRPr="00C202F0" w:rsidRDefault="00F2156C" w:rsidP="00C202F0">
      <w:pPr>
        <w:spacing w:line="240" w:lineRule="auto"/>
        <w:jc w:val="both"/>
        <w:rPr>
          <w:rFonts w:ascii="Arial" w:hAnsi="Arial" w:cs="Arial"/>
          <w:sz w:val="20"/>
          <w:szCs w:val="20"/>
          <w:lang w:val="en-GB"/>
        </w:rPr>
      </w:pPr>
    </w:p>
    <w:bookmarkEnd w:id="17"/>
    <w:p w14:paraId="48138674" w14:textId="77777777" w:rsidR="00F86C07" w:rsidRDefault="00F86C07" w:rsidP="003474B4">
      <w:pPr>
        <w:spacing w:line="360" w:lineRule="auto"/>
        <w:rPr>
          <w:rFonts w:ascii="Arial" w:hAnsi="Arial" w:cs="Arial"/>
          <w:b/>
          <w:bCs/>
          <w:sz w:val="24"/>
          <w:szCs w:val="24"/>
          <w:lang w:val="en-GB"/>
        </w:rPr>
      </w:pPr>
    </w:p>
    <w:p w14:paraId="377E58C9" w14:textId="7CE714BD" w:rsidR="003474B4" w:rsidRPr="00F77FA3" w:rsidRDefault="003474B4" w:rsidP="003474B4">
      <w:pPr>
        <w:spacing w:line="360" w:lineRule="auto"/>
        <w:rPr>
          <w:rFonts w:ascii="Arial" w:hAnsi="Arial" w:cs="Arial"/>
          <w:sz w:val="24"/>
          <w:szCs w:val="24"/>
          <w:lang w:val="en-GB"/>
        </w:rPr>
      </w:pPr>
      <w:r w:rsidRPr="00F77FA3">
        <w:rPr>
          <w:rFonts w:ascii="Arial" w:hAnsi="Arial" w:cs="Arial"/>
          <w:b/>
          <w:bCs/>
          <w:sz w:val="24"/>
          <w:szCs w:val="24"/>
          <w:lang w:val="en-GB"/>
        </w:rPr>
        <w:t>Classification Performance by Number of Whistles per Group</w:t>
      </w:r>
    </w:p>
    <w:p w14:paraId="5B633DFD" w14:textId="1C908C2F" w:rsidR="003474B4" w:rsidRDefault="003474B4" w:rsidP="003474B4">
      <w:pPr>
        <w:spacing w:line="360" w:lineRule="auto"/>
        <w:jc w:val="both"/>
        <w:rPr>
          <w:rFonts w:ascii="Arial" w:hAnsi="Arial" w:cs="Arial"/>
          <w:sz w:val="24"/>
          <w:szCs w:val="24"/>
          <w:lang w:val="en-GB"/>
        </w:rPr>
      </w:pPr>
      <w:r>
        <w:rPr>
          <w:rFonts w:ascii="Arial" w:hAnsi="Arial" w:cs="Arial"/>
          <w:sz w:val="24"/>
          <w:szCs w:val="24"/>
          <w:lang w:val="en-GB"/>
        </w:rPr>
        <w:tab/>
      </w:r>
      <w:r w:rsidRPr="00F77FA3">
        <w:rPr>
          <w:rFonts w:ascii="Arial" w:hAnsi="Arial" w:cs="Arial"/>
          <w:sz w:val="24"/>
          <w:szCs w:val="24"/>
          <w:lang w:val="en-GB"/>
        </w:rPr>
        <w:t>To assess how the number of whistles affects classification reliability</w:t>
      </w:r>
      <w:r w:rsidR="00267FD4">
        <w:rPr>
          <w:rFonts w:ascii="Arial" w:hAnsi="Arial" w:cs="Arial"/>
          <w:sz w:val="24"/>
          <w:szCs w:val="24"/>
          <w:lang w:val="en-GB"/>
        </w:rPr>
        <w:t xml:space="preserve"> at the event level</w:t>
      </w:r>
      <w:r w:rsidRPr="00F77FA3">
        <w:rPr>
          <w:rFonts w:ascii="Arial" w:hAnsi="Arial" w:cs="Arial"/>
          <w:sz w:val="24"/>
          <w:szCs w:val="24"/>
          <w:lang w:val="en-GB"/>
        </w:rPr>
        <w:t xml:space="preserve">, the LOGO classifier was evaluated across </w:t>
      </w:r>
      <w:r>
        <w:rPr>
          <w:rFonts w:ascii="Arial" w:hAnsi="Arial" w:cs="Arial"/>
          <w:sz w:val="24"/>
          <w:szCs w:val="24"/>
          <w:lang w:val="en-GB"/>
        </w:rPr>
        <w:t>acoustic events</w:t>
      </w:r>
      <w:r w:rsidRPr="00F77FA3">
        <w:rPr>
          <w:rFonts w:ascii="Arial" w:hAnsi="Arial" w:cs="Arial"/>
          <w:sz w:val="24"/>
          <w:szCs w:val="24"/>
          <w:lang w:val="en-GB"/>
        </w:rPr>
        <w:t xml:space="preserve"> ranging from 1 to 50 whistles. For each whistle count, 100 random subsamples were tested per species across five independent runs. As shown in </w:t>
      </w:r>
      <w:r w:rsidRPr="0086781E">
        <w:rPr>
          <w:rFonts w:ascii="Arial" w:hAnsi="Arial" w:cs="Arial"/>
          <w:b/>
          <w:bCs/>
          <w:sz w:val="24"/>
          <w:szCs w:val="24"/>
          <w:lang w:val="en-GB"/>
        </w:rPr>
        <w:t xml:space="preserve">Figure </w:t>
      </w:r>
      <w:r w:rsidR="000833FF">
        <w:rPr>
          <w:rFonts w:ascii="Arial" w:hAnsi="Arial" w:cs="Arial"/>
          <w:b/>
          <w:bCs/>
          <w:sz w:val="24"/>
          <w:szCs w:val="24"/>
          <w:lang w:val="en-GB"/>
        </w:rPr>
        <w:t>6</w:t>
      </w:r>
      <w:r w:rsidRPr="00F77FA3">
        <w:rPr>
          <w:rFonts w:ascii="Arial" w:hAnsi="Arial" w:cs="Arial"/>
          <w:sz w:val="24"/>
          <w:szCs w:val="24"/>
          <w:lang w:val="en-GB"/>
        </w:rPr>
        <w:t>, accuracy generally improve</w:t>
      </w:r>
      <w:r w:rsidR="00DE24B8">
        <w:rPr>
          <w:rFonts w:ascii="Arial" w:hAnsi="Arial" w:cs="Arial"/>
          <w:sz w:val="24"/>
          <w:szCs w:val="24"/>
          <w:lang w:val="en-GB"/>
        </w:rPr>
        <w:t>d</w:t>
      </w:r>
      <w:r w:rsidRPr="00F77FA3">
        <w:rPr>
          <w:rFonts w:ascii="Arial" w:hAnsi="Arial" w:cs="Arial"/>
          <w:sz w:val="24"/>
          <w:szCs w:val="24"/>
          <w:lang w:val="en-GB"/>
        </w:rPr>
        <w:t xml:space="preserve"> with the number of whistles. A steep increase</w:t>
      </w:r>
      <w:r w:rsidR="00C76377">
        <w:rPr>
          <w:rFonts w:ascii="Arial" w:hAnsi="Arial" w:cs="Arial"/>
          <w:sz w:val="24"/>
          <w:szCs w:val="24"/>
          <w:lang w:val="en-GB"/>
        </w:rPr>
        <w:t xml:space="preserve"> in accuracy was</w:t>
      </w:r>
      <w:r w:rsidRPr="00F77FA3">
        <w:rPr>
          <w:rFonts w:ascii="Arial" w:hAnsi="Arial" w:cs="Arial"/>
          <w:sz w:val="24"/>
          <w:szCs w:val="24"/>
          <w:lang w:val="en-GB"/>
        </w:rPr>
        <w:t xml:space="preserve"> observed up to approximately 10 whistles, followed by a more gradual rise that tend</w:t>
      </w:r>
      <w:r w:rsidR="00C76377">
        <w:rPr>
          <w:rFonts w:ascii="Arial" w:hAnsi="Arial" w:cs="Arial"/>
          <w:sz w:val="24"/>
          <w:szCs w:val="24"/>
          <w:lang w:val="en-GB"/>
        </w:rPr>
        <w:t>ed</w:t>
      </w:r>
      <w:r w:rsidRPr="00F77FA3">
        <w:rPr>
          <w:rFonts w:ascii="Arial" w:hAnsi="Arial" w:cs="Arial"/>
          <w:sz w:val="24"/>
          <w:szCs w:val="24"/>
          <w:lang w:val="en-GB"/>
        </w:rPr>
        <w:t xml:space="preserve"> to stabilize between 20 and 30 whistles, where accuracy typically exceed</w:t>
      </w:r>
      <w:r w:rsidR="00C76377">
        <w:rPr>
          <w:rFonts w:ascii="Arial" w:hAnsi="Arial" w:cs="Arial"/>
          <w:sz w:val="24"/>
          <w:szCs w:val="24"/>
          <w:lang w:val="en-GB"/>
        </w:rPr>
        <w:t>ed</w:t>
      </w:r>
      <w:r w:rsidRPr="00F77FA3">
        <w:rPr>
          <w:rFonts w:ascii="Arial" w:hAnsi="Arial" w:cs="Arial"/>
          <w:sz w:val="24"/>
          <w:szCs w:val="24"/>
          <w:lang w:val="en-GB"/>
        </w:rPr>
        <w:t xml:space="preserve"> 80%. Beyond 40 </w:t>
      </w:r>
      <w:r w:rsidRPr="00F77FA3">
        <w:rPr>
          <w:rFonts w:ascii="Arial" w:hAnsi="Arial" w:cs="Arial"/>
          <w:sz w:val="24"/>
          <w:szCs w:val="24"/>
          <w:lang w:val="en-GB"/>
        </w:rPr>
        <w:lastRenderedPageBreak/>
        <w:t>whistles, results bec</w:t>
      </w:r>
      <w:r w:rsidR="00C76377">
        <w:rPr>
          <w:rFonts w:ascii="Arial" w:hAnsi="Arial" w:cs="Arial"/>
          <w:sz w:val="24"/>
          <w:szCs w:val="24"/>
          <w:lang w:val="en-GB"/>
        </w:rPr>
        <w:t>a</w:t>
      </w:r>
      <w:r w:rsidRPr="00F77FA3">
        <w:rPr>
          <w:rFonts w:ascii="Arial" w:hAnsi="Arial" w:cs="Arial"/>
          <w:sz w:val="24"/>
          <w:szCs w:val="24"/>
          <w:lang w:val="en-GB"/>
        </w:rPr>
        <w:t xml:space="preserve">me more stable, although fewer </w:t>
      </w:r>
      <w:r>
        <w:rPr>
          <w:rFonts w:ascii="Arial" w:hAnsi="Arial" w:cs="Arial"/>
          <w:sz w:val="24"/>
          <w:szCs w:val="24"/>
          <w:lang w:val="en-GB"/>
        </w:rPr>
        <w:t xml:space="preserve">events </w:t>
      </w:r>
      <w:r w:rsidRPr="00F77FA3">
        <w:rPr>
          <w:rFonts w:ascii="Arial" w:hAnsi="Arial" w:cs="Arial"/>
          <w:sz w:val="24"/>
          <w:szCs w:val="24"/>
          <w:lang w:val="en-GB"/>
        </w:rPr>
        <w:t>had high whistle counts.</w:t>
      </w:r>
      <w:r>
        <w:rPr>
          <w:rFonts w:ascii="Arial" w:hAnsi="Arial" w:cs="Arial"/>
          <w:sz w:val="24"/>
          <w:szCs w:val="24"/>
          <w:lang w:val="en-GB"/>
        </w:rPr>
        <w:t xml:space="preserve"> </w:t>
      </w:r>
      <w:r w:rsidRPr="00F77FA3">
        <w:rPr>
          <w:rFonts w:ascii="Arial" w:hAnsi="Arial" w:cs="Arial"/>
          <w:sz w:val="24"/>
          <w:szCs w:val="24"/>
          <w:lang w:val="en-GB"/>
        </w:rPr>
        <w:t xml:space="preserve">This pattern was most clearly observed for </w:t>
      </w:r>
      <w:r w:rsidRPr="00F77FA3">
        <w:rPr>
          <w:rFonts w:ascii="Arial" w:hAnsi="Arial" w:cs="Arial"/>
          <w:i/>
          <w:iCs/>
          <w:sz w:val="24"/>
          <w:szCs w:val="24"/>
          <w:lang w:val="en-GB"/>
        </w:rPr>
        <w:t>S. clymene</w:t>
      </w:r>
      <w:r w:rsidRPr="00F77FA3">
        <w:rPr>
          <w:rFonts w:ascii="Arial" w:hAnsi="Arial" w:cs="Arial"/>
          <w:sz w:val="24"/>
          <w:szCs w:val="24"/>
          <w:lang w:val="en-GB"/>
        </w:rPr>
        <w:t xml:space="preserve">, </w:t>
      </w:r>
      <w:r w:rsidRPr="00F77FA3">
        <w:rPr>
          <w:rFonts w:ascii="Arial" w:hAnsi="Arial" w:cs="Arial"/>
          <w:i/>
          <w:iCs/>
          <w:sz w:val="24"/>
          <w:szCs w:val="24"/>
          <w:lang w:val="en-GB"/>
        </w:rPr>
        <w:t>S. frontalis</w:t>
      </w:r>
      <w:r w:rsidRPr="00F77FA3">
        <w:rPr>
          <w:rFonts w:ascii="Arial" w:hAnsi="Arial" w:cs="Arial"/>
          <w:sz w:val="24"/>
          <w:szCs w:val="24"/>
          <w:lang w:val="en-GB"/>
        </w:rPr>
        <w:t xml:space="preserve">, and </w:t>
      </w:r>
      <w:r w:rsidRPr="00F77FA3">
        <w:rPr>
          <w:rFonts w:ascii="Arial" w:hAnsi="Arial" w:cs="Arial"/>
          <w:i/>
          <w:iCs/>
          <w:sz w:val="24"/>
          <w:szCs w:val="24"/>
          <w:lang w:val="en-GB"/>
        </w:rPr>
        <w:t>S. longirostris</w:t>
      </w:r>
      <w:r w:rsidRPr="00F77FA3">
        <w:rPr>
          <w:rFonts w:ascii="Arial" w:hAnsi="Arial" w:cs="Arial"/>
          <w:sz w:val="24"/>
          <w:szCs w:val="24"/>
          <w:lang w:val="en-GB"/>
        </w:rPr>
        <w:t xml:space="preserve">. </w:t>
      </w:r>
      <w:r w:rsidR="00BB26D3" w:rsidRPr="00F77FA3">
        <w:rPr>
          <w:rFonts w:ascii="Arial" w:hAnsi="Arial" w:cs="Arial"/>
          <w:i/>
          <w:iCs/>
          <w:sz w:val="24"/>
          <w:szCs w:val="24"/>
          <w:lang w:val="en-GB"/>
        </w:rPr>
        <w:t>S. attenuata</w:t>
      </w:r>
      <w:r w:rsidR="00BB26D3" w:rsidRPr="00F77FA3">
        <w:rPr>
          <w:rFonts w:ascii="Arial" w:hAnsi="Arial" w:cs="Arial"/>
          <w:sz w:val="24"/>
          <w:szCs w:val="24"/>
          <w:lang w:val="en-GB"/>
        </w:rPr>
        <w:t xml:space="preserve"> followed a similar trend but with higher variability</w:t>
      </w:r>
      <w:r w:rsidR="00BB26D3">
        <w:rPr>
          <w:rFonts w:ascii="Arial" w:hAnsi="Arial" w:cs="Arial"/>
          <w:sz w:val="24"/>
          <w:szCs w:val="24"/>
          <w:lang w:val="en-GB"/>
        </w:rPr>
        <w:t xml:space="preserve"> between 10 to 30 whistles</w:t>
      </w:r>
      <w:r w:rsidR="00BB26D3" w:rsidRPr="00F77FA3">
        <w:rPr>
          <w:rFonts w:ascii="Arial" w:hAnsi="Arial" w:cs="Arial"/>
          <w:sz w:val="24"/>
          <w:szCs w:val="24"/>
          <w:lang w:val="en-GB"/>
        </w:rPr>
        <w:t>.</w:t>
      </w:r>
      <w:r w:rsidR="00BB26D3">
        <w:rPr>
          <w:rFonts w:ascii="Arial" w:hAnsi="Arial" w:cs="Arial"/>
          <w:sz w:val="24"/>
          <w:szCs w:val="24"/>
          <w:lang w:val="en-GB"/>
        </w:rPr>
        <w:t xml:space="preserve"> </w:t>
      </w:r>
      <w:r w:rsidRPr="00F77FA3">
        <w:rPr>
          <w:rFonts w:ascii="Arial" w:hAnsi="Arial" w:cs="Arial"/>
          <w:sz w:val="24"/>
          <w:szCs w:val="24"/>
          <w:lang w:val="en-GB"/>
        </w:rPr>
        <w:t xml:space="preserve">However, the relationship between whistle count and accuracy varied across species. For instance, </w:t>
      </w:r>
      <w:r w:rsidRPr="00F77FA3">
        <w:rPr>
          <w:rFonts w:ascii="Arial" w:hAnsi="Arial" w:cs="Arial"/>
          <w:i/>
          <w:iCs/>
          <w:sz w:val="24"/>
          <w:szCs w:val="24"/>
          <w:lang w:val="en-GB"/>
        </w:rPr>
        <w:t>D. delphis</w:t>
      </w:r>
      <w:r w:rsidRPr="00F77FA3">
        <w:rPr>
          <w:rFonts w:ascii="Arial" w:hAnsi="Arial" w:cs="Arial"/>
          <w:sz w:val="24"/>
          <w:szCs w:val="24"/>
          <w:lang w:val="en-GB"/>
        </w:rPr>
        <w:t xml:space="preserve"> exhibited more erratic results due to the limited number of high-whistle-count </w:t>
      </w:r>
      <w:r w:rsidR="00DD5842">
        <w:rPr>
          <w:rFonts w:ascii="Arial" w:hAnsi="Arial" w:cs="Arial"/>
          <w:sz w:val="24"/>
          <w:szCs w:val="24"/>
          <w:lang w:val="en-GB"/>
        </w:rPr>
        <w:t>events</w:t>
      </w:r>
      <w:r w:rsidRPr="00F77FA3">
        <w:rPr>
          <w:rFonts w:ascii="Arial" w:hAnsi="Arial" w:cs="Arial"/>
          <w:sz w:val="24"/>
          <w:szCs w:val="24"/>
          <w:lang w:val="en-GB"/>
        </w:rPr>
        <w:t xml:space="preserve">, and </w:t>
      </w:r>
      <w:r w:rsidRPr="00F77FA3">
        <w:rPr>
          <w:rFonts w:ascii="Arial" w:hAnsi="Arial" w:cs="Arial"/>
          <w:i/>
          <w:iCs/>
          <w:sz w:val="24"/>
          <w:szCs w:val="24"/>
          <w:lang w:val="en-GB"/>
        </w:rPr>
        <w:t>S. bredanensis</w:t>
      </w:r>
      <w:r w:rsidRPr="00F77FA3">
        <w:rPr>
          <w:rFonts w:ascii="Arial" w:hAnsi="Arial" w:cs="Arial"/>
          <w:sz w:val="24"/>
          <w:szCs w:val="24"/>
          <w:lang w:val="en-GB"/>
        </w:rPr>
        <w:t xml:space="preserve"> seemed to stabilize at lower whistle counts (~20 whistles)</w:t>
      </w:r>
      <w:r>
        <w:rPr>
          <w:rFonts w:ascii="Arial" w:hAnsi="Arial" w:cs="Arial"/>
          <w:sz w:val="24"/>
          <w:szCs w:val="24"/>
          <w:lang w:val="en-GB"/>
        </w:rPr>
        <w:t xml:space="preserve"> </w:t>
      </w:r>
      <w:r w:rsidRPr="00F77FA3">
        <w:rPr>
          <w:rFonts w:ascii="Arial" w:hAnsi="Arial" w:cs="Arial"/>
          <w:sz w:val="24"/>
          <w:szCs w:val="24"/>
          <w:lang w:val="en-GB"/>
        </w:rPr>
        <w:t>but based on limited data</w:t>
      </w:r>
      <w:r>
        <w:rPr>
          <w:rFonts w:ascii="Arial" w:hAnsi="Arial" w:cs="Arial"/>
          <w:sz w:val="24"/>
          <w:szCs w:val="24"/>
          <w:lang w:val="en-GB"/>
        </w:rPr>
        <w:t xml:space="preserve">. </w:t>
      </w:r>
      <w:r w:rsidRPr="00F77FA3">
        <w:rPr>
          <w:rFonts w:ascii="Arial" w:hAnsi="Arial" w:cs="Arial"/>
          <w:i/>
          <w:iCs/>
          <w:sz w:val="24"/>
          <w:szCs w:val="24"/>
          <w:lang w:val="en-GB"/>
        </w:rPr>
        <w:t>T. truncatus</w:t>
      </w:r>
      <w:r w:rsidRPr="00F77FA3">
        <w:rPr>
          <w:rFonts w:ascii="Arial" w:hAnsi="Arial" w:cs="Arial"/>
          <w:sz w:val="24"/>
          <w:szCs w:val="24"/>
          <w:lang w:val="en-GB"/>
        </w:rPr>
        <w:t>, which underperformed in the LOGO classifier, displayed a flatter curve with modest gains even as whistle count increased.</w:t>
      </w:r>
      <w:r w:rsidRPr="00F77FA3">
        <w:rPr>
          <w:lang w:val="en-GB"/>
        </w:rPr>
        <w:t xml:space="preserve"> </w:t>
      </w:r>
      <w:r w:rsidRPr="00F77FA3">
        <w:rPr>
          <w:rFonts w:ascii="Arial" w:hAnsi="Arial" w:cs="Arial"/>
          <w:sz w:val="24"/>
          <w:szCs w:val="24"/>
          <w:lang w:val="en-GB"/>
        </w:rPr>
        <w:t xml:space="preserve">However, as shown in the final panel of </w:t>
      </w:r>
      <w:r w:rsidRPr="00F91E2F">
        <w:rPr>
          <w:rFonts w:ascii="Arial" w:hAnsi="Arial" w:cs="Arial"/>
          <w:b/>
          <w:bCs/>
          <w:sz w:val="24"/>
          <w:szCs w:val="24"/>
          <w:lang w:val="en-GB"/>
        </w:rPr>
        <w:t xml:space="preserve">Figure </w:t>
      </w:r>
      <w:r w:rsidR="00304C29">
        <w:rPr>
          <w:rFonts w:ascii="Arial" w:hAnsi="Arial" w:cs="Arial"/>
          <w:b/>
          <w:bCs/>
          <w:sz w:val="24"/>
          <w:szCs w:val="24"/>
          <w:lang w:val="en-GB"/>
        </w:rPr>
        <w:t>6</w:t>
      </w:r>
      <w:r w:rsidRPr="00F77FA3">
        <w:rPr>
          <w:rFonts w:ascii="Arial" w:hAnsi="Arial" w:cs="Arial"/>
          <w:sz w:val="24"/>
          <w:szCs w:val="24"/>
          <w:lang w:val="en-GB"/>
        </w:rPr>
        <w:t>, the meta-classifier significantly improved performance for this species</w:t>
      </w:r>
      <w:r w:rsidR="000833FF">
        <w:rPr>
          <w:rFonts w:ascii="Arial" w:hAnsi="Arial" w:cs="Arial"/>
          <w:sz w:val="24"/>
          <w:szCs w:val="24"/>
          <w:lang w:val="en-GB"/>
        </w:rPr>
        <w:t>.</w:t>
      </w:r>
    </w:p>
    <w:p w14:paraId="31208F79" w14:textId="04126FDE" w:rsidR="003474B4" w:rsidRPr="009B324E" w:rsidRDefault="00F86C07" w:rsidP="003474B4">
      <w:pPr>
        <w:spacing w:line="240" w:lineRule="auto"/>
        <w:jc w:val="both"/>
        <w:rPr>
          <w:rFonts w:ascii="Arial" w:hAnsi="Arial" w:cs="Arial"/>
          <w:b/>
          <w:bCs/>
          <w:sz w:val="20"/>
          <w:szCs w:val="20"/>
          <w:lang w:val="en-GB"/>
        </w:rPr>
      </w:pPr>
      <w:r>
        <w:rPr>
          <w:rFonts w:ascii="Arial" w:hAnsi="Arial" w:cs="Arial"/>
          <w:b/>
          <w:bCs/>
          <w:noProof/>
          <w:sz w:val="20"/>
          <w:szCs w:val="20"/>
        </w:rPr>
        <w:lastRenderedPageBreak/>
        <w:drawing>
          <wp:anchor distT="0" distB="0" distL="114300" distR="114300" simplePos="0" relativeHeight="251696128" behindDoc="0" locked="0" layoutInCell="1" allowOverlap="1" wp14:anchorId="7BB4F5A3" wp14:editId="204B7651">
            <wp:simplePos x="0" y="0"/>
            <wp:positionH relativeFrom="margin">
              <wp:align>center</wp:align>
            </wp:positionH>
            <wp:positionV relativeFrom="paragraph">
              <wp:posOffset>0</wp:posOffset>
            </wp:positionV>
            <wp:extent cx="4943475" cy="6858000"/>
            <wp:effectExtent l="0" t="0" r="9525" b="0"/>
            <wp:wrapTopAndBottom/>
            <wp:docPr id="152603476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3475" cy="6858000"/>
                    </a:xfrm>
                    <a:prstGeom prst="rect">
                      <a:avLst/>
                    </a:prstGeom>
                    <a:noFill/>
                    <a:ln>
                      <a:noFill/>
                    </a:ln>
                  </pic:spPr>
                </pic:pic>
              </a:graphicData>
            </a:graphic>
          </wp:anchor>
        </w:drawing>
      </w:r>
    </w:p>
    <w:p w14:paraId="492CE534" w14:textId="3063F443" w:rsidR="003474B4" w:rsidRDefault="003474B4" w:rsidP="003474B4">
      <w:pPr>
        <w:spacing w:line="240" w:lineRule="auto"/>
        <w:jc w:val="both"/>
        <w:rPr>
          <w:rFonts w:ascii="Arial" w:hAnsi="Arial" w:cs="Arial"/>
          <w:sz w:val="20"/>
          <w:szCs w:val="20"/>
          <w:lang w:val="en-GB"/>
        </w:rPr>
      </w:pPr>
      <w:r w:rsidRPr="00304C29">
        <w:rPr>
          <w:rFonts w:ascii="Arial" w:hAnsi="Arial" w:cs="Arial"/>
          <w:b/>
          <w:bCs/>
          <w:sz w:val="20"/>
          <w:szCs w:val="20"/>
          <w:lang w:val="en-GB"/>
        </w:rPr>
        <w:t xml:space="preserve">Figure </w:t>
      </w:r>
      <w:r w:rsidR="00304C29" w:rsidRPr="00304C29">
        <w:rPr>
          <w:rFonts w:ascii="Arial" w:hAnsi="Arial" w:cs="Arial"/>
          <w:b/>
          <w:bCs/>
          <w:sz w:val="20"/>
          <w:szCs w:val="20"/>
          <w:lang w:val="en-GB"/>
        </w:rPr>
        <w:t>6</w:t>
      </w:r>
      <w:r w:rsidRPr="009B324E">
        <w:rPr>
          <w:rFonts w:ascii="Arial" w:hAnsi="Arial" w:cs="Arial"/>
          <w:b/>
          <w:bCs/>
          <w:sz w:val="20"/>
          <w:szCs w:val="20"/>
          <w:lang w:val="en-GB"/>
        </w:rPr>
        <w:t xml:space="preserve">. </w:t>
      </w:r>
      <w:r w:rsidRPr="009B324E">
        <w:rPr>
          <w:rFonts w:ascii="Arial" w:hAnsi="Arial" w:cs="Arial"/>
          <w:sz w:val="20"/>
          <w:szCs w:val="20"/>
          <w:lang w:val="en-GB"/>
        </w:rPr>
        <w:t xml:space="preserve">Proportion of correctly classified acoustic events as a function of the number of whistles per event for different delphinid species in the Santos Basin, using the LOGO </w:t>
      </w:r>
      <w:r w:rsidR="00BB26D3">
        <w:rPr>
          <w:rFonts w:ascii="Arial" w:hAnsi="Arial" w:cs="Arial"/>
          <w:sz w:val="20"/>
          <w:szCs w:val="20"/>
          <w:lang w:val="en-GB"/>
        </w:rPr>
        <w:t>event</w:t>
      </w:r>
      <w:r w:rsidRPr="009B324E">
        <w:rPr>
          <w:rFonts w:ascii="Arial" w:hAnsi="Arial" w:cs="Arial"/>
          <w:sz w:val="20"/>
          <w:szCs w:val="20"/>
          <w:lang w:val="en-GB"/>
        </w:rPr>
        <w:t xml:space="preserve"> classifier. The gray shaded area indicates the standard error across five model runs, while the blue shading represents the standard deviation from 100 repetitions of random sampling for each whistle count. The step plot in light gray (with values on the right y-axis) shows the number of acoustic events associated with each whistle count. The inset panel at the bottom right shows results from the meta-classifier (LOGO meta) specifically for </w:t>
      </w:r>
      <w:r w:rsidRPr="009B324E">
        <w:rPr>
          <w:rFonts w:ascii="Arial" w:hAnsi="Arial" w:cs="Arial"/>
          <w:i/>
          <w:iCs/>
          <w:sz w:val="20"/>
          <w:szCs w:val="20"/>
          <w:lang w:val="en-GB"/>
        </w:rPr>
        <w:t>Tursiops truncatus</w:t>
      </w:r>
      <w:r w:rsidRPr="009B324E">
        <w:rPr>
          <w:rFonts w:ascii="Arial" w:hAnsi="Arial" w:cs="Arial"/>
          <w:sz w:val="20"/>
          <w:szCs w:val="20"/>
          <w:lang w:val="en-GB"/>
        </w:rPr>
        <w:t xml:space="preserve">. The LOGO meta classifier was trained on outputs from three base models: K-fold (5-fold cross-validation without group separation), LOGO ind (Leave-One-Group-Out at the whistle level), and LOGO </w:t>
      </w:r>
      <w:r w:rsidR="00BB26D3">
        <w:rPr>
          <w:rFonts w:ascii="Arial" w:hAnsi="Arial" w:cs="Arial"/>
          <w:sz w:val="20"/>
          <w:szCs w:val="20"/>
          <w:lang w:val="en-GB"/>
        </w:rPr>
        <w:t>event</w:t>
      </w:r>
      <w:r w:rsidRPr="009B324E">
        <w:rPr>
          <w:rFonts w:ascii="Arial" w:hAnsi="Arial" w:cs="Arial"/>
          <w:sz w:val="20"/>
          <w:szCs w:val="20"/>
          <w:lang w:val="en-GB"/>
        </w:rPr>
        <w:t xml:space="preserve"> (Leave-One-Group-Out at the </w:t>
      </w:r>
      <w:r w:rsidR="00BB26D3">
        <w:rPr>
          <w:rFonts w:ascii="Arial" w:hAnsi="Arial" w:cs="Arial"/>
          <w:sz w:val="20"/>
          <w:szCs w:val="20"/>
          <w:lang w:val="en-GB"/>
        </w:rPr>
        <w:t>event</w:t>
      </w:r>
      <w:r w:rsidRPr="009B324E">
        <w:rPr>
          <w:rFonts w:ascii="Arial" w:hAnsi="Arial" w:cs="Arial"/>
          <w:sz w:val="20"/>
          <w:szCs w:val="20"/>
          <w:lang w:val="en-GB"/>
        </w:rPr>
        <w:t xml:space="preserve"> level).</w:t>
      </w:r>
    </w:p>
    <w:p w14:paraId="4A44335D" w14:textId="77777777" w:rsidR="00A91835" w:rsidRDefault="00A91835" w:rsidP="003474B4">
      <w:pPr>
        <w:spacing w:line="360" w:lineRule="auto"/>
        <w:jc w:val="both"/>
        <w:rPr>
          <w:rFonts w:ascii="Arial" w:hAnsi="Arial" w:cs="Arial"/>
          <w:b/>
          <w:bCs/>
          <w:sz w:val="24"/>
          <w:szCs w:val="24"/>
          <w:lang w:val="en-GB"/>
        </w:rPr>
      </w:pPr>
    </w:p>
    <w:p w14:paraId="02D963D8" w14:textId="1D2FB51F" w:rsidR="003474B4" w:rsidRPr="000B2267" w:rsidRDefault="003474B4" w:rsidP="003474B4">
      <w:pPr>
        <w:spacing w:line="360" w:lineRule="auto"/>
        <w:jc w:val="both"/>
        <w:rPr>
          <w:rFonts w:ascii="Arial" w:hAnsi="Arial" w:cs="Arial"/>
          <w:b/>
          <w:bCs/>
          <w:sz w:val="24"/>
          <w:szCs w:val="24"/>
          <w:lang w:val="en-GB"/>
        </w:rPr>
      </w:pPr>
      <w:r w:rsidRPr="000B2267">
        <w:rPr>
          <w:rFonts w:ascii="Arial" w:hAnsi="Arial" w:cs="Arial"/>
          <w:b/>
          <w:bCs/>
          <w:sz w:val="24"/>
          <w:szCs w:val="24"/>
          <w:lang w:val="en-GB"/>
        </w:rPr>
        <w:lastRenderedPageBreak/>
        <w:t>DISCUSSION</w:t>
      </w:r>
    </w:p>
    <w:p w14:paraId="05C465E1" w14:textId="63979765" w:rsidR="00AE115C" w:rsidRPr="00735927" w:rsidRDefault="003474B4" w:rsidP="00AE115C">
      <w:pPr>
        <w:tabs>
          <w:tab w:val="left" w:pos="2416"/>
        </w:tabs>
        <w:spacing w:line="360" w:lineRule="auto"/>
        <w:ind w:firstLine="567"/>
        <w:jc w:val="both"/>
        <w:rPr>
          <w:rFonts w:ascii="Arial" w:hAnsi="Arial" w:cs="Arial"/>
          <w:sz w:val="24"/>
          <w:szCs w:val="24"/>
          <w:lang w:val="en-GB"/>
        </w:rPr>
      </w:pPr>
      <w:bookmarkStart w:id="23" w:name="_Hlk203487325"/>
      <w:r w:rsidRPr="008E6A4D">
        <w:rPr>
          <w:rFonts w:ascii="Arial" w:hAnsi="Arial" w:cs="Arial"/>
          <w:sz w:val="24"/>
          <w:szCs w:val="24"/>
          <w:lang w:val="en-GB"/>
        </w:rPr>
        <w:t xml:space="preserve">Classifying animal species </w:t>
      </w:r>
      <w:r w:rsidR="00D71858">
        <w:rPr>
          <w:rFonts w:ascii="Arial" w:hAnsi="Arial" w:cs="Arial"/>
          <w:sz w:val="24"/>
          <w:szCs w:val="24"/>
          <w:lang w:val="en-GB"/>
        </w:rPr>
        <w:t>based on</w:t>
      </w:r>
      <w:r w:rsidR="00D71858" w:rsidRPr="008E6A4D">
        <w:rPr>
          <w:rFonts w:ascii="Arial" w:hAnsi="Arial" w:cs="Arial"/>
          <w:sz w:val="24"/>
          <w:szCs w:val="24"/>
          <w:lang w:val="en-GB"/>
        </w:rPr>
        <w:t xml:space="preserve"> </w:t>
      </w:r>
      <w:r w:rsidRPr="008E6A4D">
        <w:rPr>
          <w:rFonts w:ascii="Arial" w:hAnsi="Arial" w:cs="Arial"/>
          <w:sz w:val="24"/>
          <w:szCs w:val="24"/>
          <w:lang w:val="en-GB"/>
        </w:rPr>
        <w:t xml:space="preserve">their vocalizations is key to passive acoustic monitoring. For dolphins, this task is particularly challenging due to overlapping </w:t>
      </w:r>
      <w:r w:rsidR="00620619">
        <w:rPr>
          <w:rFonts w:ascii="Arial" w:hAnsi="Arial" w:cs="Arial"/>
          <w:sz w:val="24"/>
          <w:szCs w:val="24"/>
          <w:lang w:val="en-GB"/>
        </w:rPr>
        <w:t xml:space="preserve">and variable </w:t>
      </w:r>
      <w:r w:rsidRPr="008E6A4D">
        <w:rPr>
          <w:rFonts w:ascii="Arial" w:hAnsi="Arial" w:cs="Arial"/>
          <w:sz w:val="24"/>
          <w:szCs w:val="24"/>
          <w:lang w:val="en-GB"/>
        </w:rPr>
        <w:t>whistle characteristics across and within species (Oswald et al., 2003, 2007; Gannier et al., 2010). Moreover, whistle structure can vary geographically, reinforcing the need for region-specific classifiers (Hawkins et al., 2010; Papale et al., 2013; Lima et al., 2020; Dong et al., 2021).</w:t>
      </w:r>
      <w:r>
        <w:rPr>
          <w:rFonts w:ascii="Arial" w:hAnsi="Arial" w:cs="Arial"/>
          <w:sz w:val="24"/>
          <w:szCs w:val="24"/>
          <w:lang w:val="en-GB"/>
        </w:rPr>
        <w:t xml:space="preserve"> </w:t>
      </w:r>
      <w:r w:rsidRPr="008E6A4D">
        <w:rPr>
          <w:rFonts w:ascii="Arial" w:hAnsi="Arial" w:cs="Arial"/>
          <w:sz w:val="24"/>
          <w:szCs w:val="24"/>
          <w:lang w:val="en-GB"/>
        </w:rPr>
        <w:t xml:space="preserve">In this study, we developed a whistle classifier for seven delphinid species inhabiting Brazil’s Santos Basin, applying various training and testing strategies. As expected, </w:t>
      </w:r>
      <w:r w:rsidR="00BD6BC6">
        <w:rPr>
          <w:rFonts w:ascii="Arial" w:hAnsi="Arial" w:cs="Arial"/>
          <w:sz w:val="24"/>
          <w:szCs w:val="24"/>
          <w:lang w:val="en-GB"/>
        </w:rPr>
        <w:t xml:space="preserve">classification </w:t>
      </w:r>
      <w:r w:rsidRPr="008E6A4D">
        <w:rPr>
          <w:rFonts w:ascii="Arial" w:hAnsi="Arial" w:cs="Arial"/>
          <w:sz w:val="24"/>
          <w:szCs w:val="24"/>
          <w:lang w:val="en-GB"/>
        </w:rPr>
        <w:t xml:space="preserve">models </w:t>
      </w:r>
      <w:r w:rsidR="00BD6BC6">
        <w:rPr>
          <w:rFonts w:ascii="Arial" w:hAnsi="Arial" w:cs="Arial"/>
          <w:sz w:val="24"/>
          <w:szCs w:val="24"/>
          <w:lang w:val="en-GB"/>
        </w:rPr>
        <w:t xml:space="preserve">at the whistle level that allowed </w:t>
      </w:r>
      <w:r w:rsidRPr="008E6A4D">
        <w:rPr>
          <w:rFonts w:ascii="Arial" w:hAnsi="Arial" w:cs="Arial"/>
          <w:sz w:val="24"/>
          <w:szCs w:val="24"/>
          <w:lang w:val="en-GB"/>
        </w:rPr>
        <w:t xml:space="preserve">data leakage across </w:t>
      </w:r>
      <w:r w:rsidR="00EE53DA">
        <w:rPr>
          <w:rFonts w:ascii="Arial" w:hAnsi="Arial" w:cs="Arial"/>
          <w:sz w:val="24"/>
          <w:szCs w:val="24"/>
          <w:lang w:val="en-GB"/>
        </w:rPr>
        <w:t>acoustic events</w:t>
      </w:r>
      <w:r w:rsidR="00EE53DA" w:rsidRPr="008E6A4D">
        <w:rPr>
          <w:rFonts w:ascii="Arial" w:hAnsi="Arial" w:cs="Arial"/>
          <w:sz w:val="24"/>
          <w:szCs w:val="24"/>
          <w:lang w:val="en-GB"/>
        </w:rPr>
        <w:t xml:space="preserve"> </w:t>
      </w:r>
      <w:r>
        <w:rPr>
          <w:rFonts w:ascii="Arial" w:hAnsi="Arial" w:cs="Arial"/>
          <w:sz w:val="24"/>
          <w:szCs w:val="24"/>
          <w:lang w:val="en-GB"/>
        </w:rPr>
        <w:t>(i</w:t>
      </w:r>
      <w:r w:rsidR="00BD6BC6">
        <w:rPr>
          <w:rFonts w:ascii="Arial" w:hAnsi="Arial" w:cs="Arial"/>
          <w:sz w:val="24"/>
          <w:szCs w:val="24"/>
          <w:lang w:val="en-GB"/>
        </w:rPr>
        <w:t>.</w:t>
      </w:r>
      <w:r>
        <w:rPr>
          <w:rFonts w:ascii="Arial" w:hAnsi="Arial" w:cs="Arial"/>
          <w:sz w:val="24"/>
          <w:szCs w:val="24"/>
          <w:lang w:val="en-GB"/>
        </w:rPr>
        <w:t>e</w:t>
      </w:r>
      <w:r w:rsidR="00BD6BC6">
        <w:rPr>
          <w:rFonts w:ascii="Arial" w:hAnsi="Arial" w:cs="Arial"/>
          <w:sz w:val="24"/>
          <w:szCs w:val="24"/>
          <w:lang w:val="en-GB"/>
        </w:rPr>
        <w:t>.,</w:t>
      </w:r>
      <w:r>
        <w:rPr>
          <w:rFonts w:ascii="Arial" w:hAnsi="Arial" w:cs="Arial"/>
          <w:sz w:val="24"/>
          <w:szCs w:val="24"/>
          <w:lang w:val="en-GB"/>
        </w:rPr>
        <w:t xml:space="preserve"> whistles from the same </w:t>
      </w:r>
      <w:r w:rsidR="00EE53DA">
        <w:rPr>
          <w:rFonts w:ascii="Arial" w:hAnsi="Arial" w:cs="Arial"/>
          <w:sz w:val="24"/>
          <w:szCs w:val="24"/>
          <w:lang w:val="en-GB"/>
        </w:rPr>
        <w:t xml:space="preserve">events </w:t>
      </w:r>
      <w:r>
        <w:rPr>
          <w:rFonts w:ascii="Arial" w:hAnsi="Arial" w:cs="Arial"/>
          <w:sz w:val="24"/>
          <w:szCs w:val="24"/>
          <w:lang w:val="en-GB"/>
        </w:rPr>
        <w:t xml:space="preserve">used in both training and testing datasets) </w:t>
      </w:r>
      <w:r w:rsidRPr="008E6A4D">
        <w:rPr>
          <w:rFonts w:ascii="Arial" w:hAnsi="Arial" w:cs="Arial"/>
          <w:sz w:val="24"/>
          <w:szCs w:val="24"/>
          <w:lang w:val="en-GB"/>
        </w:rPr>
        <w:t xml:space="preserve">yielded higher accuracy than those preserving </w:t>
      </w:r>
      <w:r w:rsidR="00EE53DA">
        <w:rPr>
          <w:rFonts w:ascii="Arial" w:hAnsi="Arial" w:cs="Arial"/>
          <w:sz w:val="24"/>
          <w:szCs w:val="24"/>
          <w:lang w:val="en-GB"/>
        </w:rPr>
        <w:t>event</w:t>
      </w:r>
      <w:r w:rsidR="00EE53DA" w:rsidRPr="008E6A4D">
        <w:rPr>
          <w:rFonts w:ascii="Arial" w:hAnsi="Arial" w:cs="Arial"/>
          <w:sz w:val="24"/>
          <w:szCs w:val="24"/>
          <w:lang w:val="en-GB"/>
        </w:rPr>
        <w:t xml:space="preserve"> </w:t>
      </w:r>
      <w:r w:rsidRPr="008E6A4D">
        <w:rPr>
          <w:rFonts w:ascii="Arial" w:hAnsi="Arial" w:cs="Arial"/>
          <w:sz w:val="24"/>
          <w:szCs w:val="24"/>
          <w:lang w:val="en-GB"/>
        </w:rPr>
        <w:t>integrity</w:t>
      </w:r>
      <w:r w:rsidR="00D34E49">
        <w:rPr>
          <w:rFonts w:ascii="Arial" w:hAnsi="Arial" w:cs="Arial"/>
          <w:sz w:val="24"/>
          <w:szCs w:val="24"/>
          <w:lang w:val="en-GB"/>
        </w:rPr>
        <w:t xml:space="preserve"> (Table 1)</w:t>
      </w:r>
      <w:r w:rsidRPr="008E6A4D">
        <w:rPr>
          <w:rFonts w:ascii="Arial" w:hAnsi="Arial" w:cs="Arial"/>
          <w:sz w:val="24"/>
          <w:szCs w:val="24"/>
          <w:lang w:val="en-GB"/>
        </w:rPr>
        <w:t>. This reflects the model’s tendency to overfit when exposed to similar within-</w:t>
      </w:r>
      <w:r w:rsidR="00EE53DA">
        <w:rPr>
          <w:rFonts w:ascii="Arial" w:hAnsi="Arial" w:cs="Arial"/>
          <w:sz w:val="24"/>
          <w:szCs w:val="24"/>
          <w:lang w:val="en-GB"/>
        </w:rPr>
        <w:t>event</w:t>
      </w:r>
      <w:r w:rsidR="00EE53DA" w:rsidRPr="008E6A4D">
        <w:rPr>
          <w:rFonts w:ascii="Arial" w:hAnsi="Arial" w:cs="Arial"/>
          <w:sz w:val="24"/>
          <w:szCs w:val="24"/>
          <w:lang w:val="en-GB"/>
        </w:rPr>
        <w:t xml:space="preserve"> </w:t>
      </w:r>
      <w:r w:rsidR="002A4C0B">
        <w:rPr>
          <w:rFonts w:ascii="Arial" w:hAnsi="Arial" w:cs="Arial"/>
          <w:sz w:val="24"/>
          <w:szCs w:val="24"/>
          <w:lang w:val="en-GB"/>
        </w:rPr>
        <w:t xml:space="preserve">whistle </w:t>
      </w:r>
      <w:r w:rsidRPr="008E6A4D">
        <w:rPr>
          <w:rFonts w:ascii="Arial" w:hAnsi="Arial" w:cs="Arial"/>
          <w:sz w:val="24"/>
          <w:szCs w:val="24"/>
          <w:lang w:val="en-GB"/>
        </w:rPr>
        <w:t>samples</w:t>
      </w:r>
      <w:r>
        <w:rPr>
          <w:rFonts w:ascii="Arial" w:hAnsi="Arial" w:cs="Arial"/>
          <w:sz w:val="24"/>
          <w:szCs w:val="24"/>
          <w:lang w:val="en-GB"/>
        </w:rPr>
        <w:t xml:space="preserve"> and demonstrates the importance of using independent data for training model performance</w:t>
      </w:r>
      <w:r w:rsidRPr="008E6A4D">
        <w:rPr>
          <w:rFonts w:ascii="Arial" w:hAnsi="Arial" w:cs="Arial"/>
          <w:sz w:val="24"/>
          <w:szCs w:val="24"/>
          <w:lang w:val="en-GB"/>
        </w:rPr>
        <w:t>.</w:t>
      </w:r>
      <w:r>
        <w:rPr>
          <w:rFonts w:ascii="Arial" w:hAnsi="Arial" w:cs="Arial"/>
          <w:sz w:val="24"/>
          <w:szCs w:val="24"/>
          <w:lang w:val="en-GB"/>
        </w:rPr>
        <w:t xml:space="preserve"> </w:t>
      </w:r>
      <w:r w:rsidRPr="008E6A4D">
        <w:rPr>
          <w:rFonts w:ascii="Arial" w:hAnsi="Arial" w:cs="Arial"/>
          <w:sz w:val="24"/>
          <w:szCs w:val="24"/>
          <w:lang w:val="en-GB"/>
        </w:rPr>
        <w:t xml:space="preserve">The </w:t>
      </w:r>
      <w:r w:rsidR="00EE53DA">
        <w:rPr>
          <w:rFonts w:ascii="Arial" w:hAnsi="Arial" w:cs="Arial"/>
          <w:sz w:val="24"/>
          <w:szCs w:val="24"/>
          <w:lang w:val="en-GB"/>
        </w:rPr>
        <w:t>whistle</w:t>
      </w:r>
      <w:r w:rsidRPr="008E6A4D">
        <w:rPr>
          <w:rFonts w:ascii="Arial" w:hAnsi="Arial" w:cs="Arial"/>
          <w:sz w:val="24"/>
          <w:szCs w:val="24"/>
          <w:lang w:val="en-GB"/>
        </w:rPr>
        <w:t>-level classification results aligned with earlier studies, which reported 55</w:t>
      </w:r>
      <w:r>
        <w:rPr>
          <w:rFonts w:ascii="Arial" w:hAnsi="Arial" w:cs="Arial"/>
          <w:sz w:val="24"/>
          <w:szCs w:val="24"/>
          <w:lang w:val="en-GB"/>
        </w:rPr>
        <w:t>-</w:t>
      </w:r>
      <w:r w:rsidRPr="008E6A4D">
        <w:rPr>
          <w:rFonts w:ascii="Arial" w:hAnsi="Arial" w:cs="Arial"/>
          <w:sz w:val="24"/>
          <w:szCs w:val="24"/>
          <w:lang w:val="en-GB"/>
        </w:rPr>
        <w:t xml:space="preserve">70% </w:t>
      </w:r>
      <w:r w:rsidR="00364664">
        <w:rPr>
          <w:rFonts w:ascii="Arial" w:hAnsi="Arial" w:cs="Arial"/>
          <w:sz w:val="24"/>
          <w:szCs w:val="24"/>
          <w:lang w:val="en-GB"/>
        </w:rPr>
        <w:t xml:space="preserve">overall </w:t>
      </w:r>
      <w:r w:rsidRPr="008E6A4D">
        <w:rPr>
          <w:rFonts w:ascii="Arial" w:hAnsi="Arial" w:cs="Arial"/>
          <w:sz w:val="24"/>
          <w:szCs w:val="24"/>
          <w:lang w:val="en-GB"/>
        </w:rPr>
        <w:t xml:space="preserve">accuracy using methods </w:t>
      </w:r>
      <w:r>
        <w:rPr>
          <w:rFonts w:ascii="Arial" w:hAnsi="Arial" w:cs="Arial"/>
          <w:sz w:val="24"/>
          <w:szCs w:val="24"/>
          <w:lang w:val="en-GB"/>
        </w:rPr>
        <w:t>including</w:t>
      </w:r>
      <w:r w:rsidRPr="008E6A4D">
        <w:rPr>
          <w:rFonts w:ascii="Arial" w:hAnsi="Arial" w:cs="Arial"/>
          <w:sz w:val="24"/>
          <w:szCs w:val="24"/>
          <w:lang w:val="en-GB"/>
        </w:rPr>
        <w:t xml:space="preserve"> discriminant analysis, decision trees, or random forest</w:t>
      </w:r>
      <w:r>
        <w:rPr>
          <w:rFonts w:ascii="Arial" w:hAnsi="Arial" w:cs="Arial"/>
          <w:sz w:val="24"/>
          <w:szCs w:val="24"/>
          <w:lang w:val="en-GB"/>
        </w:rPr>
        <w:t xml:space="preserve"> analysi</w:t>
      </w:r>
      <w:r w:rsidRPr="008E6A4D">
        <w:rPr>
          <w:rFonts w:ascii="Arial" w:hAnsi="Arial" w:cs="Arial"/>
          <w:sz w:val="24"/>
          <w:szCs w:val="24"/>
          <w:lang w:val="en-GB"/>
        </w:rPr>
        <w:t xml:space="preserve">s (Wang et al., 1995; </w:t>
      </w:r>
      <w:r w:rsidRPr="00124608">
        <w:rPr>
          <w:rFonts w:ascii="Arial" w:hAnsi="Arial" w:cs="Arial"/>
          <w:sz w:val="24"/>
          <w:szCs w:val="24"/>
          <w:lang w:val="en-GB"/>
        </w:rPr>
        <w:t>Rendell et al., 1999; Oswald et al., 2007; Gillespie et al., 2013; Azzolin et al., 2014</w:t>
      </w:r>
      <w:r w:rsidR="00EE53DA" w:rsidRPr="00124608">
        <w:rPr>
          <w:rFonts w:ascii="Arial" w:hAnsi="Arial" w:cs="Arial"/>
          <w:sz w:val="24"/>
          <w:szCs w:val="24"/>
          <w:lang w:val="en-GB"/>
        </w:rPr>
        <w:t>, Amorim et al., 2019</w:t>
      </w:r>
      <w:r w:rsidRPr="00124608">
        <w:rPr>
          <w:rFonts w:ascii="Arial" w:hAnsi="Arial" w:cs="Arial"/>
          <w:sz w:val="24"/>
          <w:szCs w:val="24"/>
          <w:lang w:val="en-GB"/>
        </w:rPr>
        <w:t>).</w:t>
      </w:r>
      <w:r w:rsidR="00B628E1">
        <w:rPr>
          <w:rFonts w:ascii="Arial" w:hAnsi="Arial" w:cs="Arial"/>
          <w:sz w:val="24"/>
          <w:szCs w:val="24"/>
          <w:lang w:val="en-GB"/>
        </w:rPr>
        <w:t xml:space="preserve"> </w:t>
      </w:r>
      <w:r w:rsidR="00B628E1" w:rsidRPr="001B4940">
        <w:rPr>
          <w:rFonts w:ascii="Arial" w:hAnsi="Arial" w:cs="Arial"/>
          <w:sz w:val="24"/>
          <w:szCs w:val="24"/>
          <w:lang w:val="en-GB"/>
        </w:rPr>
        <w:t xml:space="preserve">In Brazilian waters, previous dolphin acoustic classifiers have been developed using relatively limited datasets (Amorim et al., 2019, 2022; Machado et al., 2024). While some </w:t>
      </w:r>
      <w:r w:rsidR="00B628E1">
        <w:rPr>
          <w:rFonts w:ascii="Arial" w:hAnsi="Arial" w:cs="Arial"/>
          <w:sz w:val="24"/>
          <w:szCs w:val="24"/>
          <w:lang w:val="en-GB"/>
        </w:rPr>
        <w:t xml:space="preserve">of these </w:t>
      </w:r>
      <w:r w:rsidR="00B628E1" w:rsidRPr="001B4940">
        <w:rPr>
          <w:rFonts w:ascii="Arial" w:hAnsi="Arial" w:cs="Arial"/>
          <w:sz w:val="24"/>
          <w:szCs w:val="24"/>
          <w:lang w:val="en-GB"/>
        </w:rPr>
        <w:t xml:space="preserve">studies successfully included a broad range of species, most models were trained on </w:t>
      </w:r>
      <w:r w:rsidR="00282B03">
        <w:rPr>
          <w:rFonts w:ascii="Arial" w:hAnsi="Arial" w:cs="Arial"/>
          <w:sz w:val="24"/>
          <w:szCs w:val="24"/>
          <w:lang w:val="en-GB"/>
        </w:rPr>
        <w:t xml:space="preserve">only </w:t>
      </w:r>
      <w:r w:rsidR="00B628E1" w:rsidRPr="001B4940">
        <w:rPr>
          <w:rFonts w:ascii="Arial" w:hAnsi="Arial" w:cs="Arial"/>
          <w:sz w:val="24"/>
          <w:szCs w:val="24"/>
          <w:lang w:val="en-GB"/>
        </w:rPr>
        <w:t>few recorded sessions</w:t>
      </w:r>
      <w:r w:rsidR="00B628E1">
        <w:rPr>
          <w:rFonts w:ascii="Arial" w:hAnsi="Arial" w:cs="Arial"/>
          <w:sz w:val="24"/>
          <w:szCs w:val="24"/>
          <w:lang w:val="en-GB"/>
        </w:rPr>
        <w:t xml:space="preserve"> </w:t>
      </w:r>
      <w:r w:rsidR="00B628E1" w:rsidRPr="001B4940">
        <w:rPr>
          <w:rFonts w:ascii="Arial" w:hAnsi="Arial" w:cs="Arial"/>
          <w:sz w:val="24"/>
          <w:szCs w:val="24"/>
          <w:lang w:val="en-GB"/>
        </w:rPr>
        <w:t>(equivalent to acoustic events)</w:t>
      </w:r>
      <w:r w:rsidR="00B628E1">
        <w:rPr>
          <w:rFonts w:ascii="Arial" w:hAnsi="Arial" w:cs="Arial"/>
          <w:sz w:val="24"/>
          <w:szCs w:val="24"/>
          <w:lang w:val="en-GB"/>
        </w:rPr>
        <w:t xml:space="preserve">, </w:t>
      </w:r>
      <w:r w:rsidR="00B628E1" w:rsidRPr="001B4940">
        <w:rPr>
          <w:rFonts w:ascii="Arial" w:hAnsi="Arial" w:cs="Arial"/>
          <w:sz w:val="24"/>
          <w:szCs w:val="24"/>
          <w:lang w:val="en-GB"/>
        </w:rPr>
        <w:t>sometimes as few as one</w:t>
      </w:r>
      <w:r w:rsidR="00B628E1">
        <w:rPr>
          <w:rFonts w:ascii="Arial" w:hAnsi="Arial" w:cs="Arial"/>
          <w:sz w:val="24"/>
          <w:szCs w:val="24"/>
          <w:lang w:val="en-GB"/>
        </w:rPr>
        <w:t xml:space="preserve">, </w:t>
      </w:r>
      <w:r w:rsidR="00B628E1" w:rsidRPr="001B4940">
        <w:rPr>
          <w:rFonts w:ascii="Arial" w:hAnsi="Arial" w:cs="Arial"/>
          <w:sz w:val="24"/>
          <w:szCs w:val="24"/>
          <w:lang w:val="en-GB"/>
        </w:rPr>
        <w:t xml:space="preserve">and often </w:t>
      </w:r>
      <w:r w:rsidR="00B628E1">
        <w:rPr>
          <w:rFonts w:ascii="Arial" w:hAnsi="Arial" w:cs="Arial"/>
          <w:sz w:val="24"/>
          <w:szCs w:val="24"/>
          <w:lang w:val="en-GB"/>
        </w:rPr>
        <w:t>relied on</w:t>
      </w:r>
      <w:r w:rsidR="00B628E1" w:rsidRPr="001B4940">
        <w:rPr>
          <w:rFonts w:ascii="Arial" w:hAnsi="Arial" w:cs="Arial"/>
          <w:sz w:val="24"/>
          <w:szCs w:val="24"/>
          <w:lang w:val="en-GB"/>
        </w:rPr>
        <w:t xml:space="preserve"> </w:t>
      </w:r>
      <w:r w:rsidR="00E455BA">
        <w:rPr>
          <w:rFonts w:ascii="Arial" w:hAnsi="Arial" w:cs="Arial"/>
          <w:sz w:val="24"/>
          <w:szCs w:val="24"/>
          <w:lang w:val="en-GB"/>
        </w:rPr>
        <w:t>im</w:t>
      </w:r>
      <w:r w:rsidR="00B628E1" w:rsidRPr="001B4940">
        <w:rPr>
          <w:rFonts w:ascii="Arial" w:hAnsi="Arial" w:cs="Arial"/>
          <w:sz w:val="24"/>
          <w:szCs w:val="24"/>
          <w:lang w:val="en-GB"/>
        </w:rPr>
        <w:t xml:space="preserve">balanced data. In some cases, validation procedures did not enforce full independence between </w:t>
      </w:r>
      <w:r w:rsidR="00B36EF1">
        <w:rPr>
          <w:rFonts w:ascii="Arial" w:hAnsi="Arial" w:cs="Arial"/>
          <w:sz w:val="24"/>
          <w:szCs w:val="24"/>
          <w:lang w:val="en-GB"/>
        </w:rPr>
        <w:t>acoustic events</w:t>
      </w:r>
      <w:r w:rsidR="00B628E1" w:rsidRPr="001B4940">
        <w:rPr>
          <w:rFonts w:ascii="Arial" w:hAnsi="Arial" w:cs="Arial"/>
          <w:sz w:val="24"/>
          <w:szCs w:val="24"/>
          <w:lang w:val="en-GB"/>
        </w:rPr>
        <w:t>, which may have influenced performance estimates.</w:t>
      </w:r>
      <w:r w:rsidR="00B628E1">
        <w:rPr>
          <w:rFonts w:ascii="Arial" w:hAnsi="Arial" w:cs="Arial"/>
          <w:sz w:val="24"/>
          <w:szCs w:val="24"/>
          <w:lang w:val="en-GB"/>
        </w:rPr>
        <w:t xml:space="preserve"> </w:t>
      </w:r>
      <w:r w:rsidR="00B628E1" w:rsidRPr="001B4940">
        <w:rPr>
          <w:rFonts w:ascii="Arial" w:hAnsi="Arial" w:cs="Arial"/>
          <w:sz w:val="24"/>
          <w:szCs w:val="24"/>
          <w:lang w:val="en-GB"/>
        </w:rPr>
        <w:t xml:space="preserve">Additionally, these studies often focused on classifying </w:t>
      </w:r>
      <w:r w:rsidR="00AE115C">
        <w:rPr>
          <w:rFonts w:ascii="Arial" w:hAnsi="Arial" w:cs="Arial"/>
          <w:sz w:val="24"/>
          <w:szCs w:val="24"/>
          <w:lang w:val="en-GB"/>
        </w:rPr>
        <w:t xml:space="preserve">acoustic </w:t>
      </w:r>
      <w:r w:rsidR="00B628E1" w:rsidRPr="001B4940">
        <w:rPr>
          <w:rFonts w:ascii="Arial" w:hAnsi="Arial" w:cs="Arial"/>
          <w:sz w:val="24"/>
          <w:szCs w:val="24"/>
          <w:lang w:val="en-GB"/>
        </w:rPr>
        <w:t>recordings without visual species confirmation though sometimes with less emphasis on assessing model robustness</w:t>
      </w:r>
      <w:r w:rsidR="00735927">
        <w:rPr>
          <w:rFonts w:ascii="Arial" w:hAnsi="Arial" w:cs="Arial"/>
          <w:sz w:val="24"/>
          <w:szCs w:val="24"/>
          <w:lang w:val="en-GB"/>
        </w:rPr>
        <w:t xml:space="preserve">, </w:t>
      </w:r>
      <w:r w:rsidR="00735927" w:rsidRPr="00735927">
        <w:rPr>
          <w:rFonts w:ascii="Arial" w:hAnsi="Arial" w:cs="Arial"/>
          <w:sz w:val="24"/>
          <w:szCs w:val="24"/>
          <w:lang w:val="en-GB"/>
        </w:rPr>
        <w:t>and typically applied classification at the individual whistle level.</w:t>
      </w:r>
    </w:p>
    <w:p w14:paraId="427A4D7B" w14:textId="63A2BFA8" w:rsidR="003474B4" w:rsidRDefault="00B628E1" w:rsidP="00AE115C">
      <w:pPr>
        <w:tabs>
          <w:tab w:val="left" w:pos="2416"/>
        </w:tabs>
        <w:spacing w:line="360" w:lineRule="auto"/>
        <w:ind w:firstLine="567"/>
        <w:jc w:val="both"/>
        <w:rPr>
          <w:rFonts w:ascii="Arial" w:hAnsi="Arial" w:cs="Arial"/>
          <w:sz w:val="24"/>
          <w:szCs w:val="24"/>
          <w:lang w:val="en-GB"/>
        </w:rPr>
      </w:pPr>
      <w:r w:rsidRPr="008E6A4D">
        <w:rPr>
          <w:rFonts w:ascii="Arial" w:hAnsi="Arial" w:cs="Arial"/>
          <w:sz w:val="24"/>
          <w:szCs w:val="24"/>
          <w:lang w:val="en-GB"/>
        </w:rPr>
        <w:t xml:space="preserve">Importantly, our </w:t>
      </w:r>
      <w:r>
        <w:rPr>
          <w:rFonts w:ascii="Arial" w:hAnsi="Arial" w:cs="Arial"/>
          <w:sz w:val="24"/>
          <w:szCs w:val="24"/>
          <w:lang w:val="en-GB"/>
        </w:rPr>
        <w:t>event</w:t>
      </w:r>
      <w:r w:rsidRPr="008E6A4D">
        <w:rPr>
          <w:rFonts w:ascii="Arial" w:hAnsi="Arial" w:cs="Arial"/>
          <w:sz w:val="24"/>
          <w:szCs w:val="24"/>
          <w:lang w:val="en-GB"/>
        </w:rPr>
        <w:t xml:space="preserve">-level approach better </w:t>
      </w:r>
      <w:r>
        <w:rPr>
          <w:rFonts w:ascii="Arial" w:hAnsi="Arial" w:cs="Arial"/>
          <w:sz w:val="24"/>
          <w:szCs w:val="24"/>
          <w:lang w:val="en-GB"/>
        </w:rPr>
        <w:t>reflects</w:t>
      </w:r>
      <w:r w:rsidRPr="008E6A4D">
        <w:rPr>
          <w:rFonts w:ascii="Arial" w:hAnsi="Arial" w:cs="Arial"/>
          <w:sz w:val="24"/>
          <w:szCs w:val="24"/>
          <w:lang w:val="en-GB"/>
        </w:rPr>
        <w:t xml:space="preserve"> real-world acoustic survey conditions, where detections occur in natural groupings</w:t>
      </w:r>
      <w:r>
        <w:rPr>
          <w:rFonts w:ascii="Arial" w:hAnsi="Arial" w:cs="Arial"/>
          <w:sz w:val="24"/>
          <w:szCs w:val="24"/>
          <w:lang w:val="en-GB"/>
        </w:rPr>
        <w:t xml:space="preserve"> (acoustic events), rather than isolated whistles</w:t>
      </w:r>
      <w:r w:rsidRPr="008E6A4D">
        <w:rPr>
          <w:rFonts w:ascii="Arial" w:hAnsi="Arial" w:cs="Arial"/>
          <w:sz w:val="24"/>
          <w:szCs w:val="24"/>
          <w:lang w:val="en-GB"/>
        </w:rPr>
        <w:t>.</w:t>
      </w:r>
      <w:r>
        <w:rPr>
          <w:rFonts w:ascii="Arial" w:hAnsi="Arial" w:cs="Arial"/>
          <w:sz w:val="24"/>
          <w:szCs w:val="24"/>
          <w:lang w:val="en-GB"/>
        </w:rPr>
        <w:t xml:space="preserve"> </w:t>
      </w:r>
      <w:r w:rsidRPr="008E6A4D">
        <w:rPr>
          <w:rFonts w:ascii="Arial" w:hAnsi="Arial" w:cs="Arial"/>
          <w:sz w:val="24"/>
          <w:szCs w:val="24"/>
          <w:lang w:val="en-GB"/>
        </w:rPr>
        <w:t xml:space="preserve">Using </w:t>
      </w:r>
      <w:r w:rsidRPr="00992724">
        <w:rPr>
          <w:rFonts w:ascii="Arial" w:hAnsi="Arial" w:cs="Arial"/>
          <w:sz w:val="24"/>
          <w:szCs w:val="24"/>
          <w:lang w:val="en-GB"/>
        </w:rPr>
        <w:t>Leave-One-Group-Out</w:t>
      </w:r>
      <w:r w:rsidRPr="008E6A4D">
        <w:rPr>
          <w:rFonts w:ascii="Arial" w:hAnsi="Arial" w:cs="Arial"/>
          <w:sz w:val="24"/>
          <w:szCs w:val="24"/>
          <w:lang w:val="en-GB"/>
        </w:rPr>
        <w:t xml:space="preserve">cross-validation, we achieved 74% </w:t>
      </w:r>
      <w:r>
        <w:rPr>
          <w:rFonts w:ascii="Arial" w:hAnsi="Arial" w:cs="Arial"/>
          <w:sz w:val="24"/>
          <w:szCs w:val="24"/>
          <w:lang w:val="en-GB"/>
        </w:rPr>
        <w:t>event</w:t>
      </w:r>
      <w:r w:rsidRPr="008E6A4D">
        <w:rPr>
          <w:rFonts w:ascii="Arial" w:hAnsi="Arial" w:cs="Arial"/>
          <w:sz w:val="24"/>
          <w:szCs w:val="24"/>
          <w:lang w:val="en-GB"/>
        </w:rPr>
        <w:t xml:space="preserve">-level accuracy and 80% balanced accuracy. The latter is particularly </w:t>
      </w:r>
      <w:r>
        <w:rPr>
          <w:rFonts w:ascii="Arial" w:hAnsi="Arial" w:cs="Arial"/>
          <w:sz w:val="24"/>
          <w:szCs w:val="24"/>
          <w:lang w:val="en-GB"/>
        </w:rPr>
        <w:t>relevant</w:t>
      </w:r>
      <w:r w:rsidRPr="008E6A4D">
        <w:rPr>
          <w:rFonts w:ascii="Arial" w:hAnsi="Arial" w:cs="Arial"/>
          <w:sz w:val="24"/>
          <w:szCs w:val="24"/>
          <w:lang w:val="en-GB"/>
        </w:rPr>
        <w:t xml:space="preserve"> given the data imbalance</w:t>
      </w:r>
      <w:r>
        <w:rPr>
          <w:rFonts w:ascii="Arial" w:hAnsi="Arial" w:cs="Arial"/>
          <w:sz w:val="24"/>
          <w:szCs w:val="24"/>
          <w:lang w:val="en-GB"/>
        </w:rPr>
        <w:t>, s</w:t>
      </w:r>
      <w:r w:rsidRPr="008E6A4D">
        <w:rPr>
          <w:rFonts w:ascii="Arial" w:hAnsi="Arial" w:cs="Arial"/>
          <w:sz w:val="24"/>
          <w:szCs w:val="24"/>
          <w:lang w:val="en-GB"/>
        </w:rPr>
        <w:t xml:space="preserve">pecies representation varied by </w:t>
      </w:r>
      <w:r>
        <w:rPr>
          <w:rFonts w:ascii="Arial" w:hAnsi="Arial" w:cs="Arial"/>
          <w:sz w:val="24"/>
          <w:szCs w:val="24"/>
          <w:lang w:val="en-GB"/>
        </w:rPr>
        <w:t xml:space="preserve">more than an order of </w:t>
      </w:r>
      <w:r>
        <w:rPr>
          <w:rFonts w:ascii="Arial" w:hAnsi="Arial" w:cs="Arial"/>
          <w:sz w:val="24"/>
          <w:szCs w:val="24"/>
          <w:lang w:val="en-GB"/>
        </w:rPr>
        <w:lastRenderedPageBreak/>
        <w:t>magnitude</w:t>
      </w:r>
      <w:r w:rsidRPr="008E6A4D">
        <w:rPr>
          <w:rFonts w:ascii="Arial" w:hAnsi="Arial" w:cs="Arial"/>
          <w:sz w:val="24"/>
          <w:szCs w:val="24"/>
          <w:lang w:val="en-GB"/>
        </w:rPr>
        <w:t xml:space="preserve">, from </w:t>
      </w:r>
      <w:r w:rsidRPr="00EE53DA">
        <w:rPr>
          <w:rFonts w:ascii="Arial" w:hAnsi="Arial" w:cs="Arial"/>
          <w:i/>
          <w:iCs/>
          <w:sz w:val="24"/>
          <w:szCs w:val="24"/>
          <w:lang w:val="en-GB"/>
        </w:rPr>
        <w:t>S. frontalis</w:t>
      </w:r>
      <w:r w:rsidRPr="008E6A4D">
        <w:rPr>
          <w:rFonts w:ascii="Arial" w:hAnsi="Arial" w:cs="Arial"/>
          <w:sz w:val="24"/>
          <w:szCs w:val="24"/>
          <w:lang w:val="en-GB"/>
        </w:rPr>
        <w:t xml:space="preserve"> (1,767 samples) to </w:t>
      </w:r>
      <w:r w:rsidRPr="002E67C4">
        <w:rPr>
          <w:rFonts w:ascii="Arial" w:hAnsi="Arial" w:cs="Arial"/>
          <w:i/>
          <w:iCs/>
          <w:sz w:val="24"/>
          <w:szCs w:val="24"/>
          <w:lang w:val="en-GB"/>
        </w:rPr>
        <w:t>S. bredanensis</w:t>
      </w:r>
      <w:r w:rsidRPr="008E6A4D">
        <w:rPr>
          <w:rFonts w:ascii="Arial" w:hAnsi="Arial" w:cs="Arial"/>
          <w:sz w:val="24"/>
          <w:szCs w:val="24"/>
          <w:lang w:val="en-GB"/>
        </w:rPr>
        <w:t xml:space="preserve"> (139). </w:t>
      </w:r>
      <w:r w:rsidRPr="00992724">
        <w:rPr>
          <w:rFonts w:ascii="Arial" w:hAnsi="Arial" w:cs="Arial"/>
          <w:sz w:val="24"/>
          <w:szCs w:val="24"/>
          <w:lang w:val="en-GB"/>
        </w:rPr>
        <w:t>This asymmetry reflects the database structure, derived from systematic transect surveys where species recording frequencies correspond to their encounter rates</w:t>
      </w:r>
      <w:r>
        <w:rPr>
          <w:rFonts w:ascii="Arial" w:hAnsi="Arial" w:cs="Arial"/>
          <w:sz w:val="24"/>
          <w:szCs w:val="24"/>
          <w:lang w:val="en-GB"/>
        </w:rPr>
        <w:t xml:space="preserve">. </w:t>
      </w:r>
      <w:r w:rsidR="00F600C1">
        <w:rPr>
          <w:rFonts w:ascii="Arial" w:hAnsi="Arial" w:cs="Arial"/>
          <w:sz w:val="24"/>
          <w:szCs w:val="24"/>
          <w:lang w:val="en-GB"/>
        </w:rPr>
        <w:t>When not accounted for, this</w:t>
      </w:r>
      <w:r w:rsidR="00F600C1" w:rsidRPr="008E6A4D">
        <w:rPr>
          <w:rFonts w:ascii="Arial" w:hAnsi="Arial" w:cs="Arial"/>
          <w:sz w:val="24"/>
          <w:szCs w:val="24"/>
          <w:lang w:val="en-GB"/>
        </w:rPr>
        <w:t xml:space="preserve"> </w:t>
      </w:r>
      <w:r w:rsidRPr="008E6A4D">
        <w:rPr>
          <w:rFonts w:ascii="Arial" w:hAnsi="Arial" w:cs="Arial"/>
          <w:sz w:val="24"/>
          <w:szCs w:val="24"/>
          <w:lang w:val="en-GB"/>
        </w:rPr>
        <w:t>imbalance inflated true negatives for majority species and weakened overall accuracy as a performance measure.</w:t>
      </w:r>
      <w:r>
        <w:rPr>
          <w:rFonts w:ascii="Arial" w:hAnsi="Arial" w:cs="Arial"/>
          <w:sz w:val="24"/>
          <w:szCs w:val="24"/>
          <w:lang w:val="en-GB"/>
        </w:rPr>
        <w:t xml:space="preserve"> </w:t>
      </w:r>
      <w:r w:rsidRPr="008E6A4D">
        <w:rPr>
          <w:rFonts w:ascii="Arial" w:hAnsi="Arial" w:cs="Arial"/>
          <w:sz w:val="24"/>
          <w:szCs w:val="24"/>
          <w:lang w:val="en-GB"/>
        </w:rPr>
        <w:t xml:space="preserve">Balanced accuracy and the weighted F1-score (75%) offered more reliable insights, as they account for unequal class sizes. </w:t>
      </w:r>
      <w:r>
        <w:rPr>
          <w:rFonts w:ascii="Arial" w:hAnsi="Arial" w:cs="Arial"/>
          <w:sz w:val="24"/>
          <w:szCs w:val="24"/>
          <w:lang w:val="en-GB"/>
        </w:rPr>
        <w:t>Recall</w:t>
      </w:r>
      <w:r w:rsidRPr="008E6A4D">
        <w:rPr>
          <w:rFonts w:ascii="Arial" w:hAnsi="Arial" w:cs="Arial"/>
          <w:sz w:val="24"/>
          <w:szCs w:val="24"/>
          <w:lang w:val="en-GB"/>
        </w:rPr>
        <w:t>, in particular, proved useful, focusing solely on correctly identified positive samples. Training with balanced data was key to this outcome, enabling the model to learn species traits equitably and maintain strong performance even under imbalanced testing.</w:t>
      </w:r>
      <w:bookmarkEnd w:id="23"/>
      <w:r w:rsidR="00AE115C">
        <w:rPr>
          <w:rFonts w:ascii="Arial" w:hAnsi="Arial" w:cs="Arial"/>
          <w:sz w:val="24"/>
          <w:szCs w:val="24"/>
          <w:lang w:val="en-GB"/>
        </w:rPr>
        <w:t xml:space="preserve"> </w:t>
      </w:r>
      <w:r w:rsidR="003474B4" w:rsidRPr="00490F2D">
        <w:rPr>
          <w:rFonts w:ascii="Arial" w:hAnsi="Arial" w:cs="Arial"/>
          <w:sz w:val="24"/>
          <w:szCs w:val="24"/>
          <w:lang w:val="en-GB"/>
        </w:rPr>
        <w:t>The global importance analysis showed that frequency-related variables (maximum, mean, and median) and the absolute mean slope of the whistle contour were most effective in distinguishing species. The absolute mean slope was negatively correlated with the percentage of flat frequency, another top-ranked variable. Given the large number of predictors, adding more whistle variables is unlikely to improve species discrimination. SHAP analysis indicated that, while some variables were more informative for certain species, even redundant features contributed to the overall predictive performance.</w:t>
      </w:r>
    </w:p>
    <w:p w14:paraId="4D51F31C" w14:textId="0608B87C" w:rsidR="009D56FA" w:rsidRDefault="003474B4" w:rsidP="003474B4">
      <w:pPr>
        <w:spacing w:line="360" w:lineRule="auto"/>
        <w:jc w:val="both"/>
        <w:rPr>
          <w:rFonts w:ascii="Arial" w:hAnsi="Arial" w:cs="Arial"/>
          <w:sz w:val="24"/>
          <w:szCs w:val="24"/>
          <w:lang w:val="en-GB"/>
        </w:rPr>
      </w:pPr>
      <w:r w:rsidRPr="002558F9">
        <w:rPr>
          <w:rFonts w:ascii="Arial" w:hAnsi="Arial" w:cs="Arial"/>
          <w:sz w:val="24"/>
          <w:szCs w:val="24"/>
          <w:lang w:val="en-GB"/>
        </w:rPr>
        <w:tab/>
      </w:r>
      <w:r w:rsidR="00AE115C">
        <w:rPr>
          <w:rFonts w:ascii="Arial" w:hAnsi="Arial" w:cs="Arial"/>
          <w:sz w:val="24"/>
          <w:szCs w:val="24"/>
          <w:lang w:val="en-GB"/>
        </w:rPr>
        <w:t>Event</w:t>
      </w:r>
      <w:r w:rsidRPr="00ED4576">
        <w:rPr>
          <w:rFonts w:ascii="Arial" w:hAnsi="Arial" w:cs="Arial"/>
          <w:sz w:val="24"/>
          <w:szCs w:val="24"/>
          <w:lang w:val="en-GB"/>
        </w:rPr>
        <w:t xml:space="preserve">-level classification enabled the model to identify robust patterns, reducing sensitivity to </w:t>
      </w:r>
      <w:r w:rsidR="00AE115C">
        <w:rPr>
          <w:rFonts w:ascii="Arial" w:hAnsi="Arial" w:cs="Arial"/>
          <w:sz w:val="24"/>
          <w:szCs w:val="24"/>
          <w:lang w:val="en-GB"/>
        </w:rPr>
        <w:t>event</w:t>
      </w:r>
      <w:r w:rsidRPr="00ED4576">
        <w:rPr>
          <w:rFonts w:ascii="Arial" w:hAnsi="Arial" w:cs="Arial"/>
          <w:sz w:val="24"/>
          <w:szCs w:val="24"/>
          <w:lang w:val="en-GB"/>
        </w:rPr>
        <w:t xml:space="preserve">-specific variations. However, </w:t>
      </w:r>
      <w:r w:rsidRPr="00ED4576">
        <w:rPr>
          <w:rFonts w:ascii="Arial" w:hAnsi="Arial" w:cs="Arial"/>
          <w:i/>
          <w:iCs/>
          <w:sz w:val="24"/>
          <w:szCs w:val="24"/>
          <w:lang w:val="en-GB"/>
        </w:rPr>
        <w:t>T</w:t>
      </w:r>
      <w:r w:rsidR="00423DC9">
        <w:rPr>
          <w:rFonts w:ascii="Arial" w:hAnsi="Arial" w:cs="Arial"/>
          <w:i/>
          <w:iCs/>
          <w:sz w:val="24"/>
          <w:szCs w:val="24"/>
          <w:lang w:val="en-GB"/>
        </w:rPr>
        <w:t xml:space="preserve">. </w:t>
      </w:r>
      <w:r w:rsidRPr="00ED4576">
        <w:rPr>
          <w:rFonts w:ascii="Arial" w:hAnsi="Arial" w:cs="Arial"/>
          <w:i/>
          <w:iCs/>
          <w:sz w:val="24"/>
          <w:szCs w:val="24"/>
          <w:lang w:val="en-GB"/>
        </w:rPr>
        <w:t>truncatus</w:t>
      </w:r>
      <w:r w:rsidRPr="00ED4576">
        <w:rPr>
          <w:rFonts w:ascii="Arial" w:hAnsi="Arial" w:cs="Arial"/>
          <w:sz w:val="24"/>
          <w:szCs w:val="24"/>
          <w:lang w:val="en-GB"/>
        </w:rPr>
        <w:t xml:space="preserve"> remained challenging to classify, with a</w:t>
      </w:r>
      <w:r w:rsidR="00194BAC">
        <w:rPr>
          <w:rFonts w:ascii="Arial" w:hAnsi="Arial" w:cs="Arial"/>
          <w:sz w:val="24"/>
          <w:szCs w:val="24"/>
          <w:lang w:val="en-GB"/>
        </w:rPr>
        <w:t>n</w:t>
      </w:r>
      <w:r w:rsidRPr="00ED4576">
        <w:rPr>
          <w:rFonts w:ascii="Arial" w:hAnsi="Arial" w:cs="Arial"/>
          <w:sz w:val="24"/>
          <w:szCs w:val="24"/>
          <w:lang w:val="en-GB"/>
        </w:rPr>
        <w:t xml:space="preserve"> </w:t>
      </w:r>
      <w:r w:rsidR="00AE115C">
        <w:rPr>
          <w:rFonts w:ascii="Arial" w:hAnsi="Arial" w:cs="Arial"/>
          <w:sz w:val="24"/>
          <w:szCs w:val="24"/>
          <w:lang w:val="en-GB"/>
        </w:rPr>
        <w:t>event</w:t>
      </w:r>
      <w:r w:rsidRPr="00ED4576">
        <w:rPr>
          <w:rFonts w:ascii="Arial" w:hAnsi="Arial" w:cs="Arial"/>
          <w:sz w:val="24"/>
          <w:szCs w:val="24"/>
          <w:lang w:val="en-GB"/>
        </w:rPr>
        <w:t>-level recall of just 31%.</w:t>
      </w:r>
      <w:r>
        <w:rPr>
          <w:rFonts w:ascii="Arial" w:hAnsi="Arial" w:cs="Arial"/>
          <w:sz w:val="24"/>
          <w:szCs w:val="24"/>
          <w:lang w:val="en-GB"/>
        </w:rPr>
        <w:t xml:space="preserve"> </w:t>
      </w:r>
      <w:r w:rsidR="00BC3E4C" w:rsidRPr="00DE1990">
        <w:rPr>
          <w:rFonts w:ascii="Arial" w:hAnsi="Arial" w:cs="Arial"/>
          <w:i/>
          <w:iCs/>
          <w:sz w:val="24"/>
          <w:szCs w:val="24"/>
          <w:lang w:val="en-GB"/>
        </w:rPr>
        <w:t>T</w:t>
      </w:r>
      <w:r w:rsidR="00BC3E4C">
        <w:rPr>
          <w:rFonts w:ascii="Arial" w:hAnsi="Arial" w:cs="Arial"/>
          <w:i/>
          <w:iCs/>
          <w:sz w:val="24"/>
          <w:szCs w:val="24"/>
          <w:lang w:val="en-GB"/>
        </w:rPr>
        <w:t>.</w:t>
      </w:r>
      <w:r w:rsidR="00BC3E4C" w:rsidRPr="00DE1990">
        <w:rPr>
          <w:rFonts w:ascii="Arial" w:hAnsi="Arial" w:cs="Arial"/>
          <w:i/>
          <w:iCs/>
          <w:sz w:val="24"/>
          <w:szCs w:val="24"/>
          <w:lang w:val="en-GB"/>
        </w:rPr>
        <w:t xml:space="preserve"> truncatus</w:t>
      </w:r>
      <w:r w:rsidR="00BC3E4C" w:rsidRPr="00DE1990">
        <w:rPr>
          <w:rFonts w:ascii="Arial" w:hAnsi="Arial" w:cs="Arial"/>
          <w:sz w:val="24"/>
          <w:szCs w:val="24"/>
          <w:lang w:val="en-GB"/>
        </w:rPr>
        <w:t xml:space="preserve"> groups were misclassified </w:t>
      </w:r>
      <w:r w:rsidR="00171FDC">
        <w:rPr>
          <w:rFonts w:ascii="Arial" w:hAnsi="Arial" w:cs="Arial"/>
          <w:sz w:val="24"/>
          <w:szCs w:val="24"/>
          <w:lang w:val="en-GB"/>
        </w:rPr>
        <w:t>as</w:t>
      </w:r>
      <w:r w:rsidR="00BC3E4C" w:rsidRPr="00DE1990">
        <w:rPr>
          <w:rFonts w:ascii="Arial" w:hAnsi="Arial" w:cs="Arial"/>
          <w:sz w:val="24"/>
          <w:szCs w:val="24"/>
          <w:lang w:val="en-GB"/>
        </w:rPr>
        <w:t xml:space="preserve"> all other species, </w:t>
      </w:r>
      <w:r w:rsidR="00395D74">
        <w:rPr>
          <w:rFonts w:ascii="Arial" w:hAnsi="Arial" w:cs="Arial"/>
          <w:sz w:val="24"/>
          <w:szCs w:val="24"/>
          <w:lang w:val="en-GB"/>
        </w:rPr>
        <w:t xml:space="preserve">but </w:t>
      </w:r>
      <w:r w:rsidR="00BC3E4C" w:rsidRPr="00DE1990">
        <w:rPr>
          <w:rFonts w:ascii="Arial" w:hAnsi="Arial" w:cs="Arial"/>
          <w:sz w:val="24"/>
          <w:szCs w:val="24"/>
          <w:lang w:val="en-GB"/>
        </w:rPr>
        <w:t xml:space="preserve">most frequently as </w:t>
      </w:r>
      <w:r w:rsidR="00BC3E4C" w:rsidRPr="00DE1990">
        <w:rPr>
          <w:rFonts w:ascii="Arial" w:hAnsi="Arial" w:cs="Arial"/>
          <w:i/>
          <w:iCs/>
          <w:sz w:val="24"/>
          <w:szCs w:val="24"/>
          <w:lang w:val="en-GB"/>
        </w:rPr>
        <w:t>S. frontalis</w:t>
      </w:r>
      <w:r w:rsidR="00BC3E4C" w:rsidRPr="00DE1990">
        <w:rPr>
          <w:rFonts w:ascii="Arial" w:hAnsi="Arial" w:cs="Arial"/>
          <w:sz w:val="24"/>
          <w:szCs w:val="24"/>
          <w:lang w:val="en-GB"/>
        </w:rPr>
        <w:t xml:space="preserve">, </w:t>
      </w:r>
      <w:r w:rsidR="00BC3E4C" w:rsidRPr="00DE1990">
        <w:rPr>
          <w:rFonts w:ascii="Arial" w:hAnsi="Arial" w:cs="Arial"/>
          <w:i/>
          <w:iCs/>
          <w:sz w:val="24"/>
          <w:szCs w:val="24"/>
          <w:lang w:val="en-GB"/>
        </w:rPr>
        <w:t>S. clymene</w:t>
      </w:r>
      <w:r w:rsidR="00BC3E4C" w:rsidRPr="00DE1990">
        <w:rPr>
          <w:rFonts w:ascii="Arial" w:hAnsi="Arial" w:cs="Arial"/>
          <w:sz w:val="24"/>
          <w:szCs w:val="24"/>
          <w:lang w:val="en-GB"/>
        </w:rPr>
        <w:t xml:space="preserve">, and </w:t>
      </w:r>
      <w:r w:rsidR="00BC3E4C" w:rsidRPr="00DE1990">
        <w:rPr>
          <w:rFonts w:ascii="Arial" w:hAnsi="Arial" w:cs="Arial"/>
          <w:i/>
          <w:iCs/>
          <w:sz w:val="24"/>
          <w:szCs w:val="24"/>
          <w:lang w:val="en-GB"/>
        </w:rPr>
        <w:t>S. attenuata</w:t>
      </w:r>
      <w:r w:rsidR="00BC3E4C" w:rsidRPr="00DE1990">
        <w:rPr>
          <w:rFonts w:ascii="Arial" w:hAnsi="Arial" w:cs="Arial"/>
          <w:sz w:val="24"/>
          <w:szCs w:val="24"/>
          <w:lang w:val="en-GB"/>
        </w:rPr>
        <w:t xml:space="preserve">. Overlap in key acoustic features likely contributed to these errors. For example, frequency parameters such as median frequency, maximum frequency, and quartile-based frequencies had similar mean values between </w:t>
      </w:r>
      <w:r w:rsidR="00BC3E4C" w:rsidRPr="00DE1990">
        <w:rPr>
          <w:rFonts w:ascii="Arial" w:hAnsi="Arial" w:cs="Arial"/>
          <w:i/>
          <w:iCs/>
          <w:sz w:val="24"/>
          <w:szCs w:val="24"/>
          <w:lang w:val="en-GB"/>
        </w:rPr>
        <w:t>T. truncatus</w:t>
      </w:r>
      <w:r w:rsidR="00BC3E4C" w:rsidRPr="00DE1990">
        <w:rPr>
          <w:rFonts w:ascii="Arial" w:hAnsi="Arial" w:cs="Arial"/>
          <w:sz w:val="24"/>
          <w:szCs w:val="24"/>
          <w:lang w:val="en-GB"/>
        </w:rPr>
        <w:t xml:space="preserve"> and </w:t>
      </w:r>
      <w:r w:rsidR="00BC3E4C" w:rsidRPr="00DE1990">
        <w:rPr>
          <w:rFonts w:ascii="Arial" w:hAnsi="Arial" w:cs="Arial"/>
          <w:i/>
          <w:iCs/>
          <w:sz w:val="24"/>
          <w:szCs w:val="24"/>
          <w:lang w:val="en-GB"/>
        </w:rPr>
        <w:t>S. frontalis</w:t>
      </w:r>
      <w:r w:rsidR="00BC3E4C" w:rsidRPr="00DE1990">
        <w:rPr>
          <w:rFonts w:ascii="Arial" w:hAnsi="Arial" w:cs="Arial"/>
          <w:sz w:val="24"/>
          <w:szCs w:val="24"/>
          <w:lang w:val="en-GB"/>
        </w:rPr>
        <w:t>, indicating acoustic overlap</w:t>
      </w:r>
      <w:r w:rsidR="00BC3E4C">
        <w:rPr>
          <w:rFonts w:ascii="Arial" w:hAnsi="Arial" w:cs="Arial"/>
          <w:sz w:val="24"/>
          <w:szCs w:val="24"/>
          <w:lang w:val="en-GB"/>
        </w:rPr>
        <w:t xml:space="preserve">. </w:t>
      </w:r>
      <w:r w:rsidR="00BC3E4C" w:rsidRPr="00660F74">
        <w:rPr>
          <w:rFonts w:ascii="Arial" w:hAnsi="Arial" w:cs="Arial"/>
          <w:sz w:val="24"/>
          <w:szCs w:val="24"/>
          <w:lang w:val="en-GB"/>
        </w:rPr>
        <w:t xml:space="preserve">Misclassifications </w:t>
      </w:r>
      <w:r w:rsidR="001E14B5">
        <w:rPr>
          <w:rFonts w:ascii="Arial" w:hAnsi="Arial" w:cs="Arial"/>
          <w:sz w:val="24"/>
          <w:szCs w:val="24"/>
          <w:lang w:val="en-GB"/>
        </w:rPr>
        <w:t>as</w:t>
      </w:r>
      <w:r w:rsidR="00BC3E4C" w:rsidRPr="00660F74">
        <w:rPr>
          <w:rFonts w:ascii="Arial" w:hAnsi="Arial" w:cs="Arial"/>
          <w:sz w:val="24"/>
          <w:szCs w:val="24"/>
          <w:lang w:val="en-GB"/>
        </w:rPr>
        <w:t xml:space="preserve"> </w:t>
      </w:r>
      <w:r w:rsidR="00BC3E4C" w:rsidRPr="00660F74">
        <w:rPr>
          <w:rFonts w:ascii="Arial" w:hAnsi="Arial" w:cs="Arial"/>
          <w:i/>
          <w:iCs/>
          <w:sz w:val="24"/>
          <w:szCs w:val="24"/>
          <w:lang w:val="en-GB"/>
        </w:rPr>
        <w:t>S. clymene</w:t>
      </w:r>
      <w:r w:rsidR="00BC3E4C" w:rsidRPr="00660F74">
        <w:rPr>
          <w:rFonts w:ascii="Arial" w:hAnsi="Arial" w:cs="Arial"/>
          <w:sz w:val="24"/>
          <w:szCs w:val="24"/>
          <w:lang w:val="en-GB"/>
        </w:rPr>
        <w:t xml:space="preserve"> coincided with similarity in percentage of upsweep and overall duration, whereas errors toward </w:t>
      </w:r>
      <w:r w:rsidR="00BC3E4C" w:rsidRPr="00660F74">
        <w:rPr>
          <w:rFonts w:ascii="Arial" w:hAnsi="Arial" w:cs="Arial"/>
          <w:i/>
          <w:iCs/>
          <w:sz w:val="24"/>
          <w:szCs w:val="24"/>
          <w:lang w:val="en-GB"/>
        </w:rPr>
        <w:t>S. attenuata</w:t>
      </w:r>
      <w:r w:rsidR="00BC3E4C" w:rsidRPr="00660F74">
        <w:rPr>
          <w:rFonts w:ascii="Arial" w:hAnsi="Arial" w:cs="Arial"/>
          <w:sz w:val="24"/>
          <w:szCs w:val="24"/>
          <w:lang w:val="en-GB"/>
        </w:rPr>
        <w:t xml:space="preserve"> were associated with comparable initial frequencies and durations between inflection points.</w:t>
      </w:r>
      <w:r w:rsidR="005266DB">
        <w:rPr>
          <w:rFonts w:ascii="Arial" w:hAnsi="Arial" w:cs="Arial"/>
          <w:sz w:val="24"/>
          <w:szCs w:val="24"/>
          <w:lang w:val="en-GB"/>
        </w:rPr>
        <w:t xml:space="preserve"> </w:t>
      </w:r>
      <w:r w:rsidR="00BC3E4C" w:rsidRPr="00DE1990">
        <w:rPr>
          <w:rFonts w:ascii="Arial" w:hAnsi="Arial" w:cs="Arial"/>
          <w:sz w:val="24"/>
          <w:szCs w:val="24"/>
          <w:lang w:val="en-GB"/>
        </w:rPr>
        <w:t xml:space="preserve">Interestingly, some </w:t>
      </w:r>
      <w:r w:rsidR="00BC3E4C" w:rsidRPr="00DE1990">
        <w:rPr>
          <w:rFonts w:ascii="Arial" w:hAnsi="Arial" w:cs="Arial"/>
          <w:i/>
          <w:iCs/>
          <w:sz w:val="24"/>
          <w:szCs w:val="24"/>
          <w:lang w:val="en-GB"/>
        </w:rPr>
        <w:t>T. truncatus</w:t>
      </w:r>
      <w:r w:rsidR="00BC3E4C" w:rsidRPr="00DE1990">
        <w:rPr>
          <w:rFonts w:ascii="Arial" w:hAnsi="Arial" w:cs="Arial"/>
          <w:sz w:val="24"/>
          <w:szCs w:val="24"/>
          <w:lang w:val="en-GB"/>
        </w:rPr>
        <w:t xml:space="preserve"> whistles were misclassified as </w:t>
      </w:r>
      <w:r w:rsidR="00BC3E4C" w:rsidRPr="00DE1990">
        <w:rPr>
          <w:rFonts w:ascii="Arial" w:hAnsi="Arial" w:cs="Arial"/>
          <w:i/>
          <w:iCs/>
          <w:sz w:val="24"/>
          <w:szCs w:val="24"/>
          <w:lang w:val="en-GB"/>
        </w:rPr>
        <w:t>S. bredanensis</w:t>
      </w:r>
      <w:r w:rsidR="00BC3E4C" w:rsidRPr="00DE1990">
        <w:rPr>
          <w:rFonts w:ascii="Arial" w:hAnsi="Arial" w:cs="Arial"/>
          <w:sz w:val="24"/>
          <w:szCs w:val="24"/>
          <w:lang w:val="en-GB"/>
        </w:rPr>
        <w:t xml:space="preserve">, a species that showed minimal confusion with others, suggesting that the variability of </w:t>
      </w:r>
      <w:r w:rsidR="00BC3E4C" w:rsidRPr="00DE1990">
        <w:rPr>
          <w:rFonts w:ascii="Arial" w:hAnsi="Arial" w:cs="Arial"/>
          <w:i/>
          <w:iCs/>
          <w:sz w:val="24"/>
          <w:szCs w:val="24"/>
          <w:lang w:val="en-GB"/>
        </w:rPr>
        <w:t>T. truncatus</w:t>
      </w:r>
      <w:r w:rsidR="00BC3E4C" w:rsidRPr="00DE1990">
        <w:rPr>
          <w:rFonts w:ascii="Arial" w:hAnsi="Arial" w:cs="Arial"/>
          <w:sz w:val="24"/>
          <w:szCs w:val="24"/>
          <w:lang w:val="en-GB"/>
        </w:rPr>
        <w:t xml:space="preserve"> whistles is broad enough to resemble even the most acoustically distinct species in the dataset.</w:t>
      </w:r>
      <w:r w:rsidR="00BC3E4C">
        <w:rPr>
          <w:rFonts w:ascii="Arial" w:hAnsi="Arial" w:cs="Arial"/>
          <w:sz w:val="24"/>
          <w:szCs w:val="24"/>
          <w:lang w:val="en-GB"/>
        </w:rPr>
        <w:t xml:space="preserve"> </w:t>
      </w:r>
      <w:r w:rsidR="00395D74" w:rsidRPr="00784B70">
        <w:rPr>
          <w:rFonts w:ascii="Arial" w:hAnsi="Arial" w:cs="Arial"/>
          <w:i/>
          <w:iCs/>
          <w:sz w:val="24"/>
          <w:szCs w:val="24"/>
          <w:lang w:val="en-GB"/>
        </w:rPr>
        <w:t>T. truncatus</w:t>
      </w:r>
      <w:r w:rsidR="00395D74">
        <w:rPr>
          <w:rFonts w:ascii="Arial" w:hAnsi="Arial" w:cs="Arial"/>
          <w:sz w:val="24"/>
          <w:szCs w:val="24"/>
          <w:lang w:val="en-GB"/>
        </w:rPr>
        <w:t xml:space="preserve"> </w:t>
      </w:r>
      <w:r w:rsidR="00AE115C" w:rsidRPr="00ED4576">
        <w:rPr>
          <w:rFonts w:ascii="Arial" w:hAnsi="Arial" w:cs="Arial"/>
          <w:sz w:val="24"/>
          <w:szCs w:val="24"/>
          <w:lang w:val="en-GB"/>
        </w:rPr>
        <w:t xml:space="preserve">is widely distributed across tropical to temperate regions, inhabiting both coastal and oceanic waters. It is among the best-studied cetaceans (Wells &amp; Scott, 2018) and exhibits diverse morphotypes </w:t>
      </w:r>
      <w:r w:rsidR="00AE115C" w:rsidRPr="00ED4576">
        <w:rPr>
          <w:rFonts w:ascii="Arial" w:hAnsi="Arial" w:cs="Arial"/>
          <w:sz w:val="24"/>
          <w:szCs w:val="24"/>
          <w:lang w:val="en-GB"/>
        </w:rPr>
        <w:lastRenderedPageBreak/>
        <w:t>and high behavioral plasticity, including tool use and complex foraging strategies (Smolker et al., 1997; Duffy-Echevarria et al., 2008; Daura-Jorge et al., 2012; Engelby &amp; Powell, 2019). Even within the same population, there can be significant variation in behaviors and strategies among individuals and groups (Sargeant &amp; Mann, 2009)</w:t>
      </w:r>
      <w:r w:rsidR="00AE115C">
        <w:rPr>
          <w:rFonts w:ascii="Arial" w:hAnsi="Arial" w:cs="Arial"/>
          <w:sz w:val="24"/>
          <w:szCs w:val="24"/>
          <w:lang w:val="en-GB"/>
        </w:rPr>
        <w:t xml:space="preserve"> and this may translate into high variability in whistle structure. </w:t>
      </w:r>
      <w:r w:rsidRPr="00ED4576">
        <w:rPr>
          <w:rFonts w:ascii="Arial" w:hAnsi="Arial" w:cs="Arial"/>
          <w:sz w:val="24"/>
          <w:szCs w:val="24"/>
          <w:lang w:val="en-GB"/>
        </w:rPr>
        <w:t xml:space="preserve">In Brazil, two ecotypes of </w:t>
      </w:r>
      <w:r w:rsidRPr="00ED4576">
        <w:rPr>
          <w:rFonts w:ascii="Arial" w:hAnsi="Arial" w:cs="Arial"/>
          <w:i/>
          <w:iCs/>
          <w:sz w:val="24"/>
          <w:szCs w:val="24"/>
          <w:lang w:val="en-GB"/>
        </w:rPr>
        <w:t>T. truncatus</w:t>
      </w:r>
      <w:r w:rsidRPr="00ED4576">
        <w:rPr>
          <w:rFonts w:ascii="Arial" w:hAnsi="Arial" w:cs="Arial"/>
          <w:sz w:val="24"/>
          <w:szCs w:val="24"/>
          <w:lang w:val="en-GB"/>
        </w:rPr>
        <w:t xml:space="preserve"> are recognized as distinct subspecies and share a narrow sympatric zone along the southern coast (Costa et al., 2016; Simões-Lopes et al., 2019; Committee on Taxonomy, 2024). This study included only the oceanic ecotype, recorded mostly in shallow but also in offshore waters. </w:t>
      </w:r>
      <w:r w:rsidRPr="00302043">
        <w:rPr>
          <w:rFonts w:ascii="Arial" w:hAnsi="Arial" w:cs="Arial"/>
          <w:sz w:val="24"/>
          <w:szCs w:val="24"/>
          <w:lang w:val="en-GB"/>
        </w:rPr>
        <w:t>The population structure and connectivity of this ecotype remain poorly understood, though studies off the coast of Rio de Janeiro suggest that individuals are part of a relatively stable group, with fluid associations and seasonal site fidelity, comprising part of a superpopulation (a set of genetically interconnected subpopulations) (Lodi et al., 2014).</w:t>
      </w:r>
      <w:r>
        <w:rPr>
          <w:rFonts w:ascii="Arial" w:hAnsi="Arial" w:cs="Arial"/>
          <w:sz w:val="24"/>
          <w:szCs w:val="24"/>
          <w:lang w:val="en-GB"/>
        </w:rPr>
        <w:t xml:space="preserve"> </w:t>
      </w:r>
      <w:r w:rsidRPr="00ED252E">
        <w:rPr>
          <w:rFonts w:ascii="Arial" w:hAnsi="Arial" w:cs="Arial"/>
          <w:sz w:val="24"/>
          <w:szCs w:val="24"/>
          <w:lang w:val="en-GB"/>
        </w:rPr>
        <w:t xml:space="preserve"> </w:t>
      </w:r>
      <w:r w:rsidRPr="00933860">
        <w:rPr>
          <w:rFonts w:ascii="Arial" w:hAnsi="Arial" w:cs="Arial"/>
          <w:sz w:val="24"/>
          <w:szCs w:val="24"/>
          <w:lang w:val="en-GB"/>
        </w:rPr>
        <w:t xml:space="preserve">Another relevant aspect </w:t>
      </w:r>
      <w:r>
        <w:rPr>
          <w:rFonts w:ascii="Arial" w:hAnsi="Arial" w:cs="Arial"/>
          <w:sz w:val="24"/>
          <w:szCs w:val="24"/>
          <w:lang w:val="en-GB"/>
        </w:rPr>
        <w:t>is that the</w:t>
      </w:r>
      <w:r w:rsidRPr="00933860">
        <w:rPr>
          <w:rFonts w:ascii="Arial" w:hAnsi="Arial" w:cs="Arial"/>
          <w:sz w:val="24"/>
          <w:szCs w:val="24"/>
          <w:lang w:val="en-GB"/>
        </w:rPr>
        <w:t xml:space="preserve"> species is known </w:t>
      </w:r>
      <w:r w:rsidR="00BC3E4C">
        <w:rPr>
          <w:rFonts w:ascii="Arial" w:hAnsi="Arial" w:cs="Arial"/>
          <w:sz w:val="24"/>
          <w:szCs w:val="24"/>
          <w:lang w:val="en-GB"/>
        </w:rPr>
        <w:t>f</w:t>
      </w:r>
      <w:r w:rsidRPr="00302043">
        <w:rPr>
          <w:rFonts w:ascii="Arial" w:hAnsi="Arial" w:cs="Arial"/>
          <w:sz w:val="24"/>
          <w:szCs w:val="24"/>
          <w:lang w:val="en-GB"/>
        </w:rPr>
        <w:t>or signature whistles</w:t>
      </w:r>
      <w:r w:rsidR="00BC3E4C">
        <w:rPr>
          <w:rFonts w:ascii="Arial" w:hAnsi="Arial" w:cs="Arial"/>
          <w:sz w:val="24"/>
          <w:szCs w:val="24"/>
          <w:lang w:val="en-GB"/>
        </w:rPr>
        <w:t xml:space="preserve">, </w:t>
      </w:r>
      <w:r w:rsidRPr="00302043">
        <w:rPr>
          <w:rFonts w:ascii="Arial" w:hAnsi="Arial" w:cs="Arial"/>
          <w:sz w:val="24"/>
          <w:szCs w:val="24"/>
          <w:lang w:val="en-GB"/>
        </w:rPr>
        <w:t xml:space="preserve">individually distinctive calls used for </w:t>
      </w:r>
      <w:r>
        <w:rPr>
          <w:rFonts w:ascii="Arial" w:hAnsi="Arial" w:cs="Arial"/>
          <w:sz w:val="24"/>
          <w:szCs w:val="24"/>
          <w:lang w:val="en-GB"/>
        </w:rPr>
        <w:t>individual</w:t>
      </w:r>
      <w:r w:rsidRPr="00302043">
        <w:rPr>
          <w:rFonts w:ascii="Arial" w:hAnsi="Arial" w:cs="Arial"/>
          <w:sz w:val="24"/>
          <w:szCs w:val="24"/>
          <w:lang w:val="en-GB"/>
        </w:rPr>
        <w:t xml:space="preserve"> identification (Janik</w:t>
      </w:r>
      <w:r w:rsidR="00BC3E4C">
        <w:rPr>
          <w:rFonts w:ascii="Arial" w:hAnsi="Arial" w:cs="Arial"/>
          <w:sz w:val="24"/>
          <w:szCs w:val="24"/>
          <w:lang w:val="en-GB"/>
        </w:rPr>
        <w:t xml:space="preserve"> et al.</w:t>
      </w:r>
      <w:r w:rsidRPr="00302043">
        <w:rPr>
          <w:rFonts w:ascii="Arial" w:hAnsi="Arial" w:cs="Arial"/>
          <w:sz w:val="24"/>
          <w:szCs w:val="24"/>
          <w:lang w:val="en-GB"/>
        </w:rPr>
        <w:t>, 2006)</w:t>
      </w:r>
      <w:r>
        <w:rPr>
          <w:rFonts w:ascii="Arial" w:hAnsi="Arial" w:cs="Arial"/>
          <w:sz w:val="24"/>
          <w:szCs w:val="24"/>
          <w:lang w:val="en-GB"/>
        </w:rPr>
        <w:t xml:space="preserve">, </w:t>
      </w:r>
      <w:r w:rsidRPr="00302043">
        <w:rPr>
          <w:rFonts w:ascii="Arial" w:hAnsi="Arial" w:cs="Arial"/>
          <w:sz w:val="24"/>
          <w:szCs w:val="24"/>
          <w:lang w:val="en-GB"/>
        </w:rPr>
        <w:t xml:space="preserve">which can comprise 38% to 70% of an individual's vocal repertoire (Janik &amp; Sayigh, 2013). </w:t>
      </w:r>
      <w:r>
        <w:rPr>
          <w:rFonts w:ascii="Arial" w:hAnsi="Arial" w:cs="Arial"/>
          <w:sz w:val="24"/>
          <w:szCs w:val="24"/>
          <w:lang w:val="en-GB"/>
        </w:rPr>
        <w:t xml:space="preserve">The presence of individually unique whistles likely increases variability in the whistle repertoire of this species, leading to greater potential for overlap with multiple species. </w:t>
      </w:r>
      <w:r w:rsidRPr="00ED252E">
        <w:rPr>
          <w:rFonts w:ascii="Arial" w:hAnsi="Arial" w:cs="Arial"/>
          <w:sz w:val="24"/>
          <w:szCs w:val="24"/>
          <w:lang w:val="en-GB"/>
        </w:rPr>
        <w:t>These features likely contribute to the low classification performance by increasing intra-species variability.</w:t>
      </w:r>
      <w:r w:rsidRPr="00ED252E">
        <w:rPr>
          <w:lang w:val="en-GB"/>
        </w:rPr>
        <w:t xml:space="preserve"> </w:t>
      </w:r>
      <w:r w:rsidRPr="00ED252E">
        <w:rPr>
          <w:rFonts w:ascii="Arial" w:hAnsi="Arial" w:cs="Arial"/>
          <w:sz w:val="24"/>
          <w:szCs w:val="24"/>
          <w:lang w:val="en-GB"/>
        </w:rPr>
        <w:t xml:space="preserve">Future improvements might involve analyzing whistle structure </w:t>
      </w:r>
      <w:r w:rsidR="005949A5">
        <w:rPr>
          <w:rFonts w:ascii="Arial" w:hAnsi="Arial" w:cs="Arial"/>
          <w:sz w:val="24"/>
          <w:szCs w:val="24"/>
          <w:lang w:val="en-GB"/>
        </w:rPr>
        <w:t xml:space="preserve">(as opposed to comparing features measured from frequency contours) </w:t>
      </w:r>
      <w:r w:rsidRPr="00ED252E">
        <w:rPr>
          <w:rFonts w:ascii="Arial" w:hAnsi="Arial" w:cs="Arial"/>
          <w:sz w:val="24"/>
          <w:szCs w:val="24"/>
          <w:lang w:val="en-GB"/>
        </w:rPr>
        <w:t xml:space="preserve">at the </w:t>
      </w:r>
      <w:r w:rsidR="00ED3235">
        <w:rPr>
          <w:rFonts w:ascii="Arial" w:hAnsi="Arial" w:cs="Arial"/>
          <w:sz w:val="24"/>
          <w:szCs w:val="24"/>
          <w:lang w:val="en-GB"/>
        </w:rPr>
        <w:t>event</w:t>
      </w:r>
      <w:r w:rsidR="00ED3235" w:rsidRPr="00ED252E">
        <w:rPr>
          <w:rFonts w:ascii="Arial" w:hAnsi="Arial" w:cs="Arial"/>
          <w:sz w:val="24"/>
          <w:szCs w:val="24"/>
          <w:lang w:val="en-GB"/>
        </w:rPr>
        <w:t xml:space="preserve"> </w:t>
      </w:r>
      <w:r w:rsidRPr="00ED252E">
        <w:rPr>
          <w:rFonts w:ascii="Arial" w:hAnsi="Arial" w:cs="Arial"/>
          <w:sz w:val="24"/>
          <w:szCs w:val="24"/>
          <w:lang w:val="en-GB"/>
        </w:rPr>
        <w:t>level to identify population subunits or vocal types. Similar strategies have been successful elsewhere</w:t>
      </w:r>
      <w:r>
        <w:rPr>
          <w:rFonts w:ascii="Arial" w:hAnsi="Arial" w:cs="Arial"/>
          <w:sz w:val="24"/>
          <w:szCs w:val="24"/>
          <w:lang w:val="en-GB"/>
        </w:rPr>
        <w:t xml:space="preserve">, </w:t>
      </w:r>
      <w:r w:rsidRPr="00ED252E">
        <w:rPr>
          <w:rFonts w:ascii="Arial" w:hAnsi="Arial" w:cs="Arial"/>
          <w:sz w:val="24"/>
          <w:szCs w:val="24"/>
          <w:lang w:val="en-GB"/>
        </w:rPr>
        <w:t>for instance, Oswald et al. (2021) used unsupervised clustering of whistle contours to improve species separation</w:t>
      </w:r>
      <w:r>
        <w:rPr>
          <w:rFonts w:ascii="Arial" w:hAnsi="Arial" w:cs="Arial"/>
          <w:sz w:val="24"/>
          <w:szCs w:val="24"/>
          <w:lang w:val="en-GB"/>
        </w:rPr>
        <w:t xml:space="preserve"> of two Delphinus species</w:t>
      </w:r>
      <w:r w:rsidRPr="00ED252E">
        <w:rPr>
          <w:rFonts w:ascii="Arial" w:hAnsi="Arial" w:cs="Arial"/>
          <w:sz w:val="24"/>
          <w:szCs w:val="24"/>
          <w:lang w:val="en-GB"/>
        </w:rPr>
        <w:t xml:space="preserve">, and Rege-Colt et al. (2023) differentiated ecotypes of </w:t>
      </w:r>
      <w:r w:rsidRPr="00ED252E">
        <w:rPr>
          <w:rFonts w:ascii="Arial" w:hAnsi="Arial" w:cs="Arial"/>
          <w:i/>
          <w:iCs/>
          <w:sz w:val="24"/>
          <w:szCs w:val="24"/>
          <w:lang w:val="en-GB"/>
        </w:rPr>
        <w:t>Stenella attenuata</w:t>
      </w:r>
      <w:r w:rsidRPr="00ED252E">
        <w:rPr>
          <w:rFonts w:ascii="Arial" w:hAnsi="Arial" w:cs="Arial"/>
          <w:sz w:val="24"/>
          <w:szCs w:val="24"/>
          <w:lang w:val="en-GB"/>
        </w:rPr>
        <w:t xml:space="preserve"> based on repertoire characteristics.</w:t>
      </w:r>
      <w:r>
        <w:rPr>
          <w:rFonts w:ascii="Arial" w:hAnsi="Arial" w:cs="Arial"/>
          <w:sz w:val="24"/>
          <w:szCs w:val="24"/>
          <w:lang w:val="en-GB"/>
        </w:rPr>
        <w:t xml:space="preserve"> </w:t>
      </w:r>
      <w:r w:rsidRPr="00302043">
        <w:rPr>
          <w:rFonts w:ascii="Arial" w:hAnsi="Arial" w:cs="Arial"/>
          <w:sz w:val="24"/>
          <w:szCs w:val="24"/>
          <w:lang w:val="en-GB"/>
        </w:rPr>
        <w:t xml:space="preserve">To improve classification of </w:t>
      </w:r>
      <w:r w:rsidRPr="00302043">
        <w:rPr>
          <w:rFonts w:ascii="Arial" w:hAnsi="Arial" w:cs="Arial"/>
          <w:i/>
          <w:iCs/>
          <w:sz w:val="24"/>
          <w:szCs w:val="24"/>
          <w:lang w:val="en-GB"/>
        </w:rPr>
        <w:t>T. truncatus</w:t>
      </w:r>
      <w:r w:rsidRPr="00302043">
        <w:rPr>
          <w:rFonts w:ascii="Arial" w:hAnsi="Arial" w:cs="Arial"/>
          <w:sz w:val="24"/>
          <w:szCs w:val="24"/>
          <w:lang w:val="en-GB"/>
        </w:rPr>
        <w:t xml:space="preserve">, a meta-classifier was applied at the </w:t>
      </w:r>
      <w:r w:rsidR="00ED3235">
        <w:rPr>
          <w:rFonts w:ascii="Arial" w:hAnsi="Arial" w:cs="Arial"/>
          <w:sz w:val="24"/>
          <w:szCs w:val="24"/>
          <w:lang w:val="en-GB"/>
        </w:rPr>
        <w:t>event</w:t>
      </w:r>
      <w:r w:rsidR="00ED3235" w:rsidRPr="00302043">
        <w:rPr>
          <w:rFonts w:ascii="Arial" w:hAnsi="Arial" w:cs="Arial"/>
          <w:sz w:val="24"/>
          <w:szCs w:val="24"/>
          <w:lang w:val="en-GB"/>
        </w:rPr>
        <w:t xml:space="preserve"> </w:t>
      </w:r>
      <w:r w:rsidRPr="00302043">
        <w:rPr>
          <w:rFonts w:ascii="Arial" w:hAnsi="Arial" w:cs="Arial"/>
          <w:sz w:val="24"/>
          <w:szCs w:val="24"/>
          <w:lang w:val="en-GB"/>
        </w:rPr>
        <w:t xml:space="preserve">level. This approach aggregated the outputs of base classifiers (trained with a LOGO strategy) into a single probability distribution per acoustic event. Variable importance analysis revealed that group-level meta-variables played a key role in model performance. </w:t>
      </w:r>
      <w:r>
        <w:rPr>
          <w:rFonts w:ascii="Arial" w:hAnsi="Arial" w:cs="Arial"/>
          <w:sz w:val="24"/>
          <w:szCs w:val="24"/>
          <w:lang w:val="en-GB"/>
        </w:rPr>
        <w:t>Recall</w:t>
      </w:r>
      <w:r w:rsidRPr="00302043">
        <w:rPr>
          <w:rFonts w:ascii="Arial" w:hAnsi="Arial" w:cs="Arial"/>
          <w:sz w:val="24"/>
          <w:szCs w:val="24"/>
          <w:lang w:val="en-GB"/>
        </w:rPr>
        <w:t xml:space="preserve"> for </w:t>
      </w:r>
      <w:r w:rsidRPr="00302043">
        <w:rPr>
          <w:rFonts w:ascii="Arial" w:hAnsi="Arial" w:cs="Arial"/>
          <w:i/>
          <w:iCs/>
          <w:sz w:val="24"/>
          <w:szCs w:val="24"/>
          <w:lang w:val="en-GB"/>
        </w:rPr>
        <w:t>T. truncatus</w:t>
      </w:r>
      <w:r w:rsidRPr="00302043">
        <w:rPr>
          <w:rFonts w:ascii="Arial" w:hAnsi="Arial" w:cs="Arial"/>
          <w:sz w:val="24"/>
          <w:szCs w:val="24"/>
          <w:lang w:val="en-GB"/>
        </w:rPr>
        <w:t xml:space="preserve"> </w:t>
      </w:r>
      <w:r>
        <w:rPr>
          <w:rFonts w:ascii="Arial" w:hAnsi="Arial" w:cs="Arial"/>
          <w:sz w:val="24"/>
          <w:szCs w:val="24"/>
          <w:lang w:val="en-GB"/>
        </w:rPr>
        <w:t>nearly doubled (</w:t>
      </w:r>
      <w:r w:rsidRPr="00302043">
        <w:rPr>
          <w:rFonts w:ascii="Arial" w:hAnsi="Arial" w:cs="Arial"/>
          <w:sz w:val="24"/>
          <w:szCs w:val="24"/>
          <w:lang w:val="en-GB"/>
        </w:rPr>
        <w:t>from 31% to 57%</w:t>
      </w:r>
      <w:r>
        <w:rPr>
          <w:rFonts w:ascii="Arial" w:hAnsi="Arial" w:cs="Arial"/>
          <w:sz w:val="24"/>
          <w:szCs w:val="24"/>
          <w:lang w:val="en-GB"/>
        </w:rPr>
        <w:t>)</w:t>
      </w:r>
      <w:r w:rsidRPr="00302043">
        <w:rPr>
          <w:rFonts w:ascii="Arial" w:hAnsi="Arial" w:cs="Arial"/>
          <w:sz w:val="24"/>
          <w:szCs w:val="24"/>
          <w:lang w:val="en-GB"/>
        </w:rPr>
        <w:t xml:space="preserve"> suggesting that error patterns from the base classifiers captured relevant species-specific information. In contrast, </w:t>
      </w:r>
      <w:r>
        <w:rPr>
          <w:rFonts w:ascii="Arial" w:hAnsi="Arial" w:cs="Arial"/>
          <w:sz w:val="24"/>
          <w:szCs w:val="24"/>
          <w:lang w:val="en-GB"/>
        </w:rPr>
        <w:t xml:space="preserve">recall </w:t>
      </w:r>
      <w:r w:rsidRPr="00302043">
        <w:rPr>
          <w:rFonts w:ascii="Arial" w:hAnsi="Arial" w:cs="Arial"/>
          <w:sz w:val="24"/>
          <w:szCs w:val="24"/>
          <w:lang w:val="en-GB"/>
        </w:rPr>
        <w:t xml:space="preserve">for other species </w:t>
      </w:r>
      <w:bookmarkStart w:id="24" w:name="_Hlk203600315"/>
      <w:r w:rsidRPr="00302043">
        <w:rPr>
          <w:rFonts w:ascii="Arial" w:hAnsi="Arial" w:cs="Arial"/>
          <w:sz w:val="24"/>
          <w:szCs w:val="24"/>
          <w:lang w:val="en-GB"/>
        </w:rPr>
        <w:t>remained similar or declined slightly compared to the base LOGO model.</w:t>
      </w:r>
      <w:r w:rsidR="00395D74">
        <w:rPr>
          <w:rFonts w:ascii="Arial" w:hAnsi="Arial" w:cs="Arial"/>
          <w:sz w:val="24"/>
          <w:szCs w:val="24"/>
          <w:lang w:val="en-GB"/>
        </w:rPr>
        <w:t xml:space="preserve"> </w:t>
      </w:r>
      <w:bookmarkStart w:id="25" w:name="_Hlk203669884"/>
    </w:p>
    <w:p w14:paraId="54026D67" w14:textId="5581D7FA" w:rsidR="00395D74" w:rsidRDefault="00BE2053" w:rsidP="003474B4">
      <w:pPr>
        <w:spacing w:line="360" w:lineRule="auto"/>
        <w:jc w:val="both"/>
        <w:rPr>
          <w:rFonts w:ascii="Arial" w:hAnsi="Arial" w:cs="Arial"/>
          <w:sz w:val="24"/>
          <w:szCs w:val="24"/>
          <w:lang w:val="en-GB"/>
        </w:rPr>
      </w:pPr>
      <w:r>
        <w:rPr>
          <w:rFonts w:ascii="Arial" w:hAnsi="Arial" w:cs="Arial"/>
          <w:sz w:val="24"/>
          <w:szCs w:val="24"/>
          <w:lang w:val="en-GB"/>
        </w:rPr>
        <w:lastRenderedPageBreak/>
        <w:t>A</w:t>
      </w:r>
      <w:r w:rsidRPr="00BE2053">
        <w:rPr>
          <w:rFonts w:ascii="Arial" w:hAnsi="Arial" w:cs="Arial"/>
          <w:sz w:val="24"/>
          <w:szCs w:val="24"/>
          <w:lang w:val="en-GB"/>
        </w:rPr>
        <w:t>n important finding from our analysis is that the number of whistles per event had a significant impact on classification performance. Accuracy increased between 20 and 30 whistles</w:t>
      </w:r>
      <w:r w:rsidR="00F358C9">
        <w:rPr>
          <w:rFonts w:ascii="Arial" w:hAnsi="Arial" w:cs="Arial"/>
          <w:sz w:val="24"/>
          <w:szCs w:val="24"/>
          <w:lang w:val="en-GB"/>
        </w:rPr>
        <w:t xml:space="preserve"> for most species</w:t>
      </w:r>
      <w:r w:rsidRPr="00BE2053">
        <w:rPr>
          <w:rFonts w:ascii="Arial" w:hAnsi="Arial" w:cs="Arial"/>
          <w:sz w:val="24"/>
          <w:szCs w:val="24"/>
          <w:lang w:val="en-GB"/>
        </w:rPr>
        <w:t xml:space="preserve">, with over 80% of acoustic events correctly classified. The most reliable results occurred between 40 and 50 whistles, although sample sizes were limited in this range. </w:t>
      </w:r>
      <w:r w:rsidRPr="00BE2053">
        <w:rPr>
          <w:rFonts w:ascii="Arial" w:hAnsi="Arial" w:cs="Arial"/>
          <w:i/>
          <w:iCs/>
          <w:sz w:val="24"/>
          <w:szCs w:val="24"/>
          <w:lang w:val="en-GB"/>
        </w:rPr>
        <w:t>T</w:t>
      </w:r>
      <w:r>
        <w:rPr>
          <w:rFonts w:ascii="Arial" w:hAnsi="Arial" w:cs="Arial"/>
          <w:i/>
          <w:iCs/>
          <w:sz w:val="24"/>
          <w:szCs w:val="24"/>
          <w:lang w:val="en-GB"/>
        </w:rPr>
        <w:t>.</w:t>
      </w:r>
      <w:r w:rsidRPr="00BE2053">
        <w:rPr>
          <w:rFonts w:ascii="Arial" w:hAnsi="Arial" w:cs="Arial"/>
          <w:i/>
          <w:iCs/>
          <w:sz w:val="24"/>
          <w:szCs w:val="24"/>
          <w:lang w:val="en-GB"/>
        </w:rPr>
        <w:t xml:space="preserve"> truncatus</w:t>
      </w:r>
      <w:r w:rsidRPr="00BE2053">
        <w:rPr>
          <w:rFonts w:ascii="Arial" w:hAnsi="Arial" w:cs="Arial"/>
          <w:sz w:val="24"/>
          <w:szCs w:val="24"/>
          <w:lang w:val="en-GB"/>
        </w:rPr>
        <w:t xml:space="preserve"> was a notable exception, exhibiting consistently lower and relatively flat accuracy across </w:t>
      </w:r>
      <w:r w:rsidR="00450FD5">
        <w:rPr>
          <w:rFonts w:ascii="Arial" w:hAnsi="Arial" w:cs="Arial"/>
          <w:sz w:val="24"/>
          <w:szCs w:val="24"/>
          <w:lang w:val="en-GB"/>
        </w:rPr>
        <w:t>whistle counts</w:t>
      </w:r>
      <w:r w:rsidRPr="00BE2053">
        <w:rPr>
          <w:rFonts w:ascii="Arial" w:hAnsi="Arial" w:cs="Arial"/>
          <w:sz w:val="24"/>
          <w:szCs w:val="24"/>
          <w:lang w:val="en-GB"/>
        </w:rPr>
        <w:t>, even when using the meta-classifier</w:t>
      </w:r>
      <w:r>
        <w:rPr>
          <w:rFonts w:ascii="Arial" w:hAnsi="Arial" w:cs="Arial"/>
          <w:sz w:val="24"/>
          <w:szCs w:val="24"/>
          <w:lang w:val="en-GB"/>
        </w:rPr>
        <w:t xml:space="preserve">. </w:t>
      </w:r>
      <w:r w:rsidR="007F2296">
        <w:rPr>
          <w:rFonts w:ascii="Arial" w:hAnsi="Arial" w:cs="Arial"/>
          <w:sz w:val="24"/>
          <w:szCs w:val="24"/>
          <w:lang w:val="en-GB"/>
        </w:rPr>
        <w:t xml:space="preserve">Our results suggest that when using acoustic classifiers to identify species, </w:t>
      </w:r>
      <w:r w:rsidR="00D55FE5">
        <w:rPr>
          <w:rFonts w:ascii="Arial" w:hAnsi="Arial" w:cs="Arial"/>
          <w:sz w:val="24"/>
          <w:szCs w:val="24"/>
          <w:lang w:val="en-GB"/>
        </w:rPr>
        <w:t xml:space="preserve">one should aim to </w:t>
      </w:r>
      <w:r w:rsidR="00D23953">
        <w:rPr>
          <w:rFonts w:ascii="Arial" w:hAnsi="Arial" w:cs="Arial"/>
          <w:sz w:val="24"/>
          <w:szCs w:val="24"/>
          <w:lang w:val="en-GB"/>
        </w:rPr>
        <w:t>classify at least 20 whistles before making a final classification decision.</w:t>
      </w:r>
      <w:bookmarkEnd w:id="25"/>
    </w:p>
    <w:p w14:paraId="486475C0" w14:textId="598D24D5" w:rsidR="00BB1D03" w:rsidRDefault="00395D74" w:rsidP="00676FB4">
      <w:pPr>
        <w:spacing w:line="360" w:lineRule="auto"/>
        <w:jc w:val="both"/>
        <w:rPr>
          <w:rFonts w:ascii="Arial" w:hAnsi="Arial" w:cs="Arial"/>
          <w:sz w:val="24"/>
          <w:szCs w:val="24"/>
          <w:lang w:val="en-GB"/>
        </w:rPr>
      </w:pPr>
      <w:r>
        <w:rPr>
          <w:rFonts w:ascii="Arial" w:hAnsi="Arial" w:cs="Arial"/>
          <w:sz w:val="24"/>
          <w:szCs w:val="24"/>
          <w:lang w:val="en-GB"/>
        </w:rPr>
        <w:tab/>
      </w:r>
      <w:r w:rsidR="00E91253" w:rsidRPr="006F0BDE">
        <w:rPr>
          <w:rFonts w:ascii="Arial" w:hAnsi="Arial" w:cs="Arial"/>
          <w:sz w:val="24"/>
          <w:szCs w:val="24"/>
          <w:lang w:val="en-GB"/>
        </w:rPr>
        <w:t xml:space="preserve">Some species known to occur in the region were not included in the classifier. </w:t>
      </w:r>
      <w:r w:rsidR="008275DD">
        <w:rPr>
          <w:rFonts w:ascii="Arial" w:hAnsi="Arial" w:cs="Arial"/>
          <w:sz w:val="24"/>
          <w:szCs w:val="24"/>
          <w:lang w:val="en-GB"/>
        </w:rPr>
        <w:t>Among these are</w:t>
      </w:r>
      <w:r w:rsidR="00E91253" w:rsidRPr="006F0BDE">
        <w:rPr>
          <w:rFonts w:ascii="Arial" w:hAnsi="Arial" w:cs="Arial"/>
          <w:sz w:val="24"/>
          <w:szCs w:val="24"/>
          <w:lang w:val="en-GB"/>
        </w:rPr>
        <w:t xml:space="preserve"> species that were relatively frequently recorded during surveys but exhibited limited whistling behavior, such as killer whales (</w:t>
      </w:r>
      <w:r w:rsidR="00E91253" w:rsidRPr="006F0BDE">
        <w:rPr>
          <w:rFonts w:ascii="Arial" w:hAnsi="Arial" w:cs="Arial"/>
          <w:i/>
          <w:iCs/>
          <w:sz w:val="24"/>
          <w:szCs w:val="24"/>
          <w:lang w:val="en-GB"/>
        </w:rPr>
        <w:t>Orcinus orca</w:t>
      </w:r>
      <w:r w:rsidR="00E91253" w:rsidRPr="006F0BDE">
        <w:rPr>
          <w:rFonts w:ascii="Arial" w:hAnsi="Arial" w:cs="Arial"/>
          <w:sz w:val="24"/>
          <w:szCs w:val="24"/>
          <w:lang w:val="en-GB"/>
        </w:rPr>
        <w:t>), pilot whales (</w:t>
      </w:r>
      <w:r w:rsidR="00E91253" w:rsidRPr="006F0BDE">
        <w:rPr>
          <w:rFonts w:ascii="Arial" w:hAnsi="Arial" w:cs="Arial"/>
          <w:i/>
          <w:iCs/>
          <w:sz w:val="24"/>
          <w:szCs w:val="24"/>
          <w:lang w:val="en-GB"/>
        </w:rPr>
        <w:t>Globicephala</w:t>
      </w:r>
      <w:r w:rsidR="00E91253" w:rsidRPr="006F0BDE">
        <w:rPr>
          <w:rFonts w:ascii="Arial" w:hAnsi="Arial" w:cs="Arial"/>
          <w:sz w:val="24"/>
          <w:szCs w:val="24"/>
          <w:lang w:val="en-GB"/>
        </w:rPr>
        <w:t xml:space="preserve"> spp.) and Risso’s dolphins (</w:t>
      </w:r>
      <w:r w:rsidR="00E91253" w:rsidRPr="006F0BDE">
        <w:rPr>
          <w:rFonts w:ascii="Arial" w:hAnsi="Arial" w:cs="Arial"/>
          <w:i/>
          <w:iCs/>
          <w:sz w:val="24"/>
          <w:szCs w:val="24"/>
          <w:lang w:val="en-GB"/>
        </w:rPr>
        <w:t>Grampus griseus</w:t>
      </w:r>
      <w:r w:rsidR="00E91253" w:rsidRPr="006F0BDE">
        <w:rPr>
          <w:rFonts w:ascii="Arial" w:hAnsi="Arial" w:cs="Arial"/>
          <w:sz w:val="24"/>
          <w:szCs w:val="24"/>
          <w:lang w:val="en-GB"/>
        </w:rPr>
        <w:t>). Others, such as false killer whales (</w:t>
      </w:r>
      <w:r w:rsidR="00E91253" w:rsidRPr="006F0BDE">
        <w:rPr>
          <w:rFonts w:ascii="Arial" w:hAnsi="Arial" w:cs="Arial"/>
          <w:i/>
          <w:iCs/>
          <w:sz w:val="24"/>
          <w:szCs w:val="24"/>
          <w:lang w:val="en-GB"/>
        </w:rPr>
        <w:t>Pseudorca crassidens</w:t>
      </w:r>
      <w:r w:rsidR="00E91253" w:rsidRPr="006F0BDE">
        <w:rPr>
          <w:rFonts w:ascii="Arial" w:hAnsi="Arial" w:cs="Arial"/>
          <w:sz w:val="24"/>
          <w:szCs w:val="24"/>
          <w:lang w:val="en-GB"/>
        </w:rPr>
        <w:t>), pygmy killer whales (</w:t>
      </w:r>
      <w:r w:rsidR="00E91253" w:rsidRPr="006F0BDE">
        <w:rPr>
          <w:rFonts w:ascii="Arial" w:hAnsi="Arial" w:cs="Arial"/>
          <w:i/>
          <w:iCs/>
          <w:sz w:val="24"/>
          <w:szCs w:val="24"/>
          <w:lang w:val="en-GB"/>
        </w:rPr>
        <w:t>Feresa attenuata</w:t>
      </w:r>
      <w:r w:rsidR="00E91253" w:rsidRPr="006F0BDE">
        <w:rPr>
          <w:rFonts w:ascii="Arial" w:hAnsi="Arial" w:cs="Arial"/>
          <w:sz w:val="24"/>
          <w:szCs w:val="24"/>
          <w:lang w:val="en-GB"/>
        </w:rPr>
        <w:t>) and melon-headed whales (</w:t>
      </w:r>
      <w:r w:rsidR="00E91253" w:rsidRPr="006F0BDE">
        <w:rPr>
          <w:rFonts w:ascii="Arial" w:hAnsi="Arial" w:cs="Arial"/>
          <w:i/>
          <w:iCs/>
          <w:sz w:val="24"/>
          <w:szCs w:val="24"/>
          <w:lang w:val="en-GB"/>
        </w:rPr>
        <w:t>Peponocephala electra</w:t>
      </w:r>
      <w:r w:rsidR="00E91253" w:rsidRPr="006F0BDE">
        <w:rPr>
          <w:rFonts w:ascii="Arial" w:hAnsi="Arial" w:cs="Arial"/>
          <w:sz w:val="24"/>
          <w:szCs w:val="24"/>
          <w:lang w:val="en-GB"/>
        </w:rPr>
        <w:t>), showed more consistent whistling behavior but were infrequently encountered.</w:t>
      </w:r>
      <w:r w:rsidR="00992900">
        <w:rPr>
          <w:rFonts w:ascii="Arial" w:hAnsi="Arial" w:cs="Arial"/>
          <w:sz w:val="24"/>
          <w:szCs w:val="24"/>
          <w:lang w:val="en-GB"/>
        </w:rPr>
        <w:t xml:space="preserve"> The</w:t>
      </w:r>
      <w:r w:rsidR="003474B4" w:rsidRPr="00C0374A">
        <w:rPr>
          <w:rFonts w:ascii="Arial" w:hAnsi="Arial" w:cs="Arial"/>
          <w:sz w:val="24"/>
          <w:szCs w:val="24"/>
          <w:lang w:val="en-GB"/>
        </w:rPr>
        <w:t xml:space="preserve"> effective inclusion of these species requires adequate sample representation, since the introduction of species with </w:t>
      </w:r>
      <w:r w:rsidR="004E2E20" w:rsidRPr="00C0374A">
        <w:rPr>
          <w:rFonts w:ascii="Arial" w:hAnsi="Arial" w:cs="Arial"/>
          <w:sz w:val="24"/>
          <w:szCs w:val="24"/>
          <w:lang w:val="en-GB"/>
        </w:rPr>
        <w:t xml:space="preserve">a limited number of whistles </w:t>
      </w:r>
      <w:r w:rsidR="004E2E20">
        <w:rPr>
          <w:rFonts w:ascii="Arial" w:hAnsi="Arial" w:cs="Arial"/>
          <w:sz w:val="24"/>
          <w:szCs w:val="24"/>
          <w:lang w:val="en-GB"/>
        </w:rPr>
        <w:t xml:space="preserve">or </w:t>
      </w:r>
      <w:r w:rsidR="003474B4" w:rsidRPr="00C0374A">
        <w:rPr>
          <w:rFonts w:ascii="Arial" w:hAnsi="Arial" w:cs="Arial"/>
          <w:sz w:val="24"/>
          <w:szCs w:val="24"/>
          <w:lang w:val="en-GB"/>
        </w:rPr>
        <w:t xml:space="preserve">few </w:t>
      </w:r>
      <w:r w:rsidR="004E2E20">
        <w:rPr>
          <w:rFonts w:ascii="Arial" w:hAnsi="Arial" w:cs="Arial"/>
          <w:sz w:val="24"/>
          <w:szCs w:val="24"/>
          <w:lang w:val="en-GB"/>
        </w:rPr>
        <w:t>events</w:t>
      </w:r>
      <w:r w:rsidR="004E2E20" w:rsidRPr="00C0374A">
        <w:rPr>
          <w:rFonts w:ascii="Arial" w:hAnsi="Arial" w:cs="Arial"/>
          <w:sz w:val="24"/>
          <w:szCs w:val="24"/>
          <w:lang w:val="en-GB"/>
        </w:rPr>
        <w:t xml:space="preserve"> </w:t>
      </w:r>
      <w:r w:rsidR="003474B4" w:rsidRPr="00C0374A">
        <w:rPr>
          <w:rFonts w:ascii="Arial" w:hAnsi="Arial" w:cs="Arial"/>
          <w:sz w:val="24"/>
          <w:szCs w:val="24"/>
          <w:lang w:val="en-GB"/>
        </w:rPr>
        <w:t>can compromise the overall accuracy of the model</w:t>
      </w:r>
      <w:r w:rsidR="00532B07">
        <w:rPr>
          <w:rFonts w:ascii="Arial" w:hAnsi="Arial" w:cs="Arial"/>
          <w:sz w:val="24"/>
          <w:szCs w:val="24"/>
          <w:lang w:val="en-GB"/>
        </w:rPr>
        <w:t xml:space="preserve"> when applied to new data</w:t>
      </w:r>
      <w:r w:rsidR="003474B4" w:rsidRPr="00C0374A">
        <w:rPr>
          <w:rFonts w:ascii="Arial" w:hAnsi="Arial" w:cs="Arial"/>
          <w:sz w:val="24"/>
          <w:szCs w:val="24"/>
          <w:lang w:val="en-GB"/>
        </w:rPr>
        <w:t xml:space="preserve">. </w:t>
      </w:r>
      <w:bookmarkStart w:id="26" w:name="_Hlk203602392"/>
      <w:bookmarkEnd w:id="24"/>
      <w:r w:rsidR="001E1732">
        <w:rPr>
          <w:rFonts w:ascii="Arial" w:hAnsi="Arial" w:cs="Arial"/>
          <w:sz w:val="24"/>
          <w:szCs w:val="24"/>
          <w:lang w:val="en-GB"/>
        </w:rPr>
        <w:t>S</w:t>
      </w:r>
      <w:r w:rsidR="00E83F71">
        <w:rPr>
          <w:rFonts w:ascii="Arial" w:hAnsi="Arial" w:cs="Arial"/>
          <w:sz w:val="24"/>
          <w:szCs w:val="24"/>
          <w:lang w:val="en-GB"/>
        </w:rPr>
        <w:t xml:space="preserve">ome species in the study area </w:t>
      </w:r>
      <w:r w:rsidR="00140AA4">
        <w:rPr>
          <w:rFonts w:ascii="Arial" w:hAnsi="Arial" w:cs="Arial"/>
          <w:sz w:val="24"/>
          <w:szCs w:val="24"/>
          <w:lang w:val="en-GB"/>
        </w:rPr>
        <w:t xml:space="preserve">have been recorded </w:t>
      </w:r>
      <w:r w:rsidR="00E83F71">
        <w:rPr>
          <w:rFonts w:ascii="Arial" w:hAnsi="Arial" w:cs="Arial"/>
          <w:sz w:val="24"/>
          <w:szCs w:val="24"/>
          <w:lang w:val="en-GB"/>
        </w:rPr>
        <w:t xml:space="preserve">in mixed species </w:t>
      </w:r>
      <w:r w:rsidR="00892C89">
        <w:rPr>
          <w:rFonts w:ascii="Arial" w:hAnsi="Arial" w:cs="Arial"/>
          <w:sz w:val="24"/>
          <w:szCs w:val="24"/>
          <w:lang w:val="en-GB"/>
        </w:rPr>
        <w:t>groups</w:t>
      </w:r>
      <w:r w:rsidR="00E83F71">
        <w:rPr>
          <w:rFonts w:ascii="Arial" w:hAnsi="Arial" w:cs="Arial"/>
          <w:sz w:val="24"/>
          <w:szCs w:val="24"/>
          <w:lang w:val="en-GB"/>
        </w:rPr>
        <w:t xml:space="preserve">. </w:t>
      </w:r>
      <w:r w:rsidR="00FF5854" w:rsidRPr="00FF5854">
        <w:rPr>
          <w:rFonts w:ascii="Arial" w:hAnsi="Arial" w:cs="Arial"/>
          <w:sz w:val="24"/>
          <w:szCs w:val="24"/>
          <w:lang w:val="en-GB"/>
        </w:rPr>
        <w:t>For example, bottlenose dolphins (</w:t>
      </w:r>
      <w:r w:rsidR="00FF5854" w:rsidRPr="00FF5854">
        <w:rPr>
          <w:rFonts w:ascii="Arial" w:hAnsi="Arial" w:cs="Arial"/>
          <w:i/>
          <w:iCs/>
          <w:sz w:val="24"/>
          <w:szCs w:val="24"/>
          <w:lang w:val="en-GB"/>
        </w:rPr>
        <w:t>Tursiops truncatus</w:t>
      </w:r>
      <w:r w:rsidR="00FF5854" w:rsidRPr="00FF5854">
        <w:rPr>
          <w:rFonts w:ascii="Arial" w:hAnsi="Arial" w:cs="Arial"/>
          <w:sz w:val="24"/>
          <w:szCs w:val="24"/>
          <w:lang w:val="en-GB"/>
        </w:rPr>
        <w:t>) have been observed in association with pilot whales, Risso’s dolphins, false killer whales, rough-toothed dolphins, and Atlantic spotted dolphins</w:t>
      </w:r>
      <w:r w:rsidR="00FF5854">
        <w:rPr>
          <w:rFonts w:ascii="Arial" w:hAnsi="Arial" w:cs="Arial"/>
          <w:sz w:val="24"/>
          <w:szCs w:val="24"/>
          <w:lang w:val="en-GB"/>
        </w:rPr>
        <w:t>. A</w:t>
      </w:r>
      <w:r w:rsidR="00140AA4">
        <w:rPr>
          <w:rFonts w:ascii="Arial" w:hAnsi="Arial" w:cs="Arial"/>
          <w:sz w:val="24"/>
          <w:szCs w:val="24"/>
          <w:lang w:val="en-GB"/>
        </w:rPr>
        <w:t>ssociation</w:t>
      </w:r>
      <w:r w:rsidR="0070145B">
        <w:rPr>
          <w:rFonts w:ascii="Arial" w:hAnsi="Arial" w:cs="Arial"/>
          <w:sz w:val="24"/>
          <w:szCs w:val="24"/>
          <w:lang w:val="en-GB"/>
        </w:rPr>
        <w:t>s</w:t>
      </w:r>
      <w:r w:rsidR="00140AA4">
        <w:rPr>
          <w:rFonts w:ascii="Arial" w:hAnsi="Arial" w:cs="Arial"/>
          <w:sz w:val="24"/>
          <w:szCs w:val="24"/>
          <w:lang w:val="en-GB"/>
        </w:rPr>
        <w:t xml:space="preserve"> between pantropical spotted and spinner dolphins</w:t>
      </w:r>
      <w:r w:rsidR="00FF5854">
        <w:rPr>
          <w:rFonts w:ascii="Arial" w:hAnsi="Arial" w:cs="Arial"/>
          <w:sz w:val="24"/>
          <w:szCs w:val="24"/>
          <w:lang w:val="en-GB"/>
        </w:rPr>
        <w:t xml:space="preserve"> have also been recorded. </w:t>
      </w:r>
      <w:r w:rsidR="0070145B" w:rsidRPr="0070145B">
        <w:rPr>
          <w:rFonts w:ascii="Arial" w:hAnsi="Arial" w:cs="Arial"/>
          <w:sz w:val="24"/>
          <w:szCs w:val="24"/>
          <w:lang w:val="en-GB"/>
        </w:rPr>
        <w:t>In such cases, whistles from multiple species may occur in the same recordings, making species attribution unreliable. Therefore, these recordings were excluded from classifier training.</w:t>
      </w:r>
      <w:r w:rsidR="0070145B">
        <w:rPr>
          <w:rFonts w:ascii="Arial" w:hAnsi="Arial" w:cs="Arial"/>
          <w:sz w:val="24"/>
          <w:szCs w:val="24"/>
          <w:lang w:val="en-GB"/>
        </w:rPr>
        <w:t xml:space="preserve"> </w:t>
      </w:r>
      <w:r w:rsidR="00140AA4" w:rsidRPr="00C0374A">
        <w:rPr>
          <w:rFonts w:ascii="Arial" w:hAnsi="Arial" w:cs="Arial"/>
          <w:sz w:val="24"/>
          <w:szCs w:val="24"/>
          <w:lang w:val="en-GB"/>
        </w:rPr>
        <w:t xml:space="preserve">Associations between species appear to be more common among </w:t>
      </w:r>
      <w:r w:rsidR="00140AA4">
        <w:rPr>
          <w:rFonts w:ascii="Arial" w:hAnsi="Arial" w:cs="Arial"/>
          <w:sz w:val="24"/>
          <w:szCs w:val="24"/>
          <w:lang w:val="en-GB"/>
        </w:rPr>
        <w:t>some</w:t>
      </w:r>
      <w:r w:rsidR="00140AA4" w:rsidRPr="00C0374A">
        <w:rPr>
          <w:rFonts w:ascii="Arial" w:hAnsi="Arial" w:cs="Arial"/>
          <w:sz w:val="24"/>
          <w:szCs w:val="24"/>
          <w:lang w:val="en-GB"/>
        </w:rPr>
        <w:t xml:space="preserve"> species than others (</w:t>
      </w:r>
      <w:r w:rsidR="0070145B">
        <w:rPr>
          <w:rFonts w:ascii="Arial" w:hAnsi="Arial" w:cs="Arial"/>
          <w:sz w:val="24"/>
          <w:szCs w:val="24"/>
          <w:lang w:val="en-GB"/>
        </w:rPr>
        <w:t xml:space="preserve">Syme et al., 2021, </w:t>
      </w:r>
      <w:r w:rsidR="00140AA4" w:rsidRPr="00C0374A">
        <w:rPr>
          <w:rFonts w:ascii="Arial" w:hAnsi="Arial" w:cs="Arial"/>
          <w:sz w:val="24"/>
          <w:szCs w:val="24"/>
          <w:lang w:val="en-GB"/>
        </w:rPr>
        <w:t>L</w:t>
      </w:r>
      <w:r w:rsidR="00140AA4">
        <w:rPr>
          <w:rFonts w:ascii="Arial" w:hAnsi="Arial" w:cs="Arial"/>
          <w:sz w:val="24"/>
          <w:szCs w:val="24"/>
          <w:lang w:val="en-GB"/>
        </w:rPr>
        <w:t>ima</w:t>
      </w:r>
      <w:r w:rsidR="00140AA4" w:rsidRPr="00C0374A">
        <w:rPr>
          <w:rFonts w:ascii="Arial" w:hAnsi="Arial" w:cs="Arial"/>
          <w:sz w:val="24"/>
          <w:szCs w:val="24"/>
          <w:lang w:val="en-GB"/>
        </w:rPr>
        <w:t xml:space="preserve"> et al., 2021). </w:t>
      </w:r>
      <w:r w:rsidR="0070145B" w:rsidRPr="0070145B">
        <w:rPr>
          <w:rFonts w:ascii="Arial" w:hAnsi="Arial" w:cs="Arial"/>
          <w:sz w:val="24"/>
          <w:szCs w:val="24"/>
          <w:lang w:val="en-GB"/>
        </w:rPr>
        <w:t xml:space="preserve">Future work should develop methods for identifying mixed-species groups. This is a complex task that requires understanding the dynamics of the species’ vocal behavior, as vocalizations of one species may dominate the recording or whistle characteristics may change during interactions (May-Collado et al., 2010; Rankin et al., 2017; Viana et al., 2022). Whistle features can also vary with the relative abundance of each species in the group and their behavioral state at the time of recording, and </w:t>
      </w:r>
      <w:r w:rsidR="00FD7BEF">
        <w:rPr>
          <w:rFonts w:ascii="Arial" w:hAnsi="Arial" w:cs="Arial"/>
          <w:sz w:val="24"/>
          <w:szCs w:val="24"/>
          <w:lang w:val="en-GB"/>
        </w:rPr>
        <w:t xml:space="preserve">all these differences may depend </w:t>
      </w:r>
      <w:r w:rsidR="00FD7BEF">
        <w:rPr>
          <w:rFonts w:ascii="Arial" w:hAnsi="Arial" w:cs="Arial"/>
          <w:sz w:val="24"/>
          <w:szCs w:val="24"/>
          <w:lang w:val="en-GB"/>
        </w:rPr>
        <w:lastRenderedPageBreak/>
        <w:t>on the specific species involved</w:t>
      </w:r>
      <w:r w:rsidR="00892C89">
        <w:rPr>
          <w:rFonts w:ascii="Arial" w:hAnsi="Arial" w:cs="Arial"/>
          <w:sz w:val="24"/>
          <w:szCs w:val="24"/>
          <w:lang w:val="en-GB"/>
        </w:rPr>
        <w:t xml:space="preserve">. </w:t>
      </w:r>
      <w:r w:rsidR="00F442BE">
        <w:rPr>
          <w:rFonts w:ascii="Arial" w:hAnsi="Arial" w:cs="Arial"/>
          <w:sz w:val="24"/>
          <w:szCs w:val="24"/>
          <w:lang w:val="en-GB"/>
        </w:rPr>
        <w:t xml:space="preserve">Understanding acoustic behavior in mixed species groups </w:t>
      </w:r>
      <w:r w:rsidR="003474B4" w:rsidRPr="00C0374A">
        <w:rPr>
          <w:rFonts w:ascii="Arial" w:hAnsi="Arial" w:cs="Arial"/>
          <w:sz w:val="24"/>
          <w:szCs w:val="24"/>
          <w:lang w:val="en-GB"/>
        </w:rPr>
        <w:t xml:space="preserve">can direct efforts to train models for the most frequent associations and apply the meta-classifier approach to identify patterns in probability distributions, which </w:t>
      </w:r>
      <w:r w:rsidR="003474B4">
        <w:rPr>
          <w:rFonts w:ascii="Arial" w:hAnsi="Arial" w:cs="Arial"/>
          <w:sz w:val="24"/>
          <w:szCs w:val="24"/>
          <w:lang w:val="en-GB"/>
        </w:rPr>
        <w:t>could</w:t>
      </w:r>
      <w:r w:rsidR="003474B4" w:rsidRPr="00C0374A">
        <w:rPr>
          <w:rFonts w:ascii="Arial" w:hAnsi="Arial" w:cs="Arial"/>
          <w:sz w:val="24"/>
          <w:szCs w:val="24"/>
          <w:lang w:val="en-GB"/>
        </w:rPr>
        <w:t xml:space="preserve"> help the classifier learn to identify these mixed groups. </w:t>
      </w:r>
    </w:p>
    <w:bookmarkEnd w:id="26"/>
    <w:p w14:paraId="3D24AF5C" w14:textId="1E7D9E5B" w:rsidR="003474B4" w:rsidRDefault="00676FB4" w:rsidP="003474B4">
      <w:pPr>
        <w:spacing w:line="360" w:lineRule="auto"/>
        <w:jc w:val="both"/>
        <w:rPr>
          <w:rFonts w:ascii="Arial" w:hAnsi="Arial" w:cs="Arial"/>
          <w:sz w:val="24"/>
          <w:szCs w:val="24"/>
          <w:lang w:val="en-GB"/>
        </w:rPr>
      </w:pPr>
      <w:r>
        <w:rPr>
          <w:rFonts w:ascii="Arial" w:hAnsi="Arial" w:cs="Arial"/>
          <w:sz w:val="24"/>
          <w:szCs w:val="24"/>
          <w:lang w:val="en-GB"/>
        </w:rPr>
        <w:tab/>
      </w:r>
      <w:r w:rsidR="003474B4" w:rsidRPr="001E6312">
        <w:rPr>
          <w:rFonts w:ascii="Arial" w:hAnsi="Arial" w:cs="Arial"/>
          <w:sz w:val="24"/>
          <w:szCs w:val="24"/>
          <w:lang w:val="en-GB"/>
        </w:rPr>
        <w:t>Finally, integrating additional vocalization types</w:t>
      </w:r>
      <w:r w:rsidR="00611824">
        <w:rPr>
          <w:rFonts w:ascii="Arial" w:hAnsi="Arial" w:cs="Arial"/>
          <w:sz w:val="24"/>
          <w:szCs w:val="24"/>
          <w:lang w:val="en-GB"/>
        </w:rPr>
        <w:t xml:space="preserve">, </w:t>
      </w:r>
      <w:r w:rsidR="003474B4" w:rsidRPr="001E6312">
        <w:rPr>
          <w:rFonts w:ascii="Arial" w:hAnsi="Arial" w:cs="Arial"/>
          <w:sz w:val="24"/>
          <w:szCs w:val="24"/>
          <w:lang w:val="en-GB"/>
        </w:rPr>
        <w:t>such as echolocation clicks</w:t>
      </w:r>
      <w:r w:rsidR="00611824">
        <w:rPr>
          <w:rFonts w:ascii="Arial" w:hAnsi="Arial" w:cs="Arial"/>
          <w:sz w:val="24"/>
          <w:szCs w:val="24"/>
          <w:lang w:val="en-GB"/>
        </w:rPr>
        <w:t xml:space="preserve">, </w:t>
      </w:r>
      <w:r w:rsidR="003474B4" w:rsidRPr="001E6312">
        <w:rPr>
          <w:rFonts w:ascii="Arial" w:hAnsi="Arial" w:cs="Arial"/>
          <w:sz w:val="24"/>
          <w:szCs w:val="24"/>
          <w:lang w:val="en-GB"/>
        </w:rPr>
        <w:t xml:space="preserve">could enhance classification performance. Studies show that while whistles and clicks alone yield modest accuracy, combining them </w:t>
      </w:r>
      <w:r w:rsidR="005A7228">
        <w:rPr>
          <w:rFonts w:ascii="Arial" w:hAnsi="Arial" w:cs="Arial"/>
          <w:sz w:val="24"/>
          <w:szCs w:val="24"/>
          <w:lang w:val="en-GB"/>
        </w:rPr>
        <w:t xml:space="preserve">can </w:t>
      </w:r>
      <w:r w:rsidR="003474B4" w:rsidRPr="001E6312">
        <w:rPr>
          <w:rFonts w:ascii="Arial" w:hAnsi="Arial" w:cs="Arial"/>
          <w:sz w:val="24"/>
          <w:szCs w:val="24"/>
          <w:lang w:val="en-GB"/>
        </w:rPr>
        <w:t>improve results</w:t>
      </w:r>
      <w:r w:rsidR="00AB6592">
        <w:rPr>
          <w:rFonts w:ascii="Arial" w:hAnsi="Arial" w:cs="Arial"/>
          <w:sz w:val="24"/>
          <w:szCs w:val="24"/>
          <w:lang w:val="en-GB"/>
        </w:rPr>
        <w:t xml:space="preserve"> (Rankin et al., 2017, Amorim et al., 2019, Kleyn et al., 2025)</w:t>
      </w:r>
      <w:r w:rsidR="003474B4" w:rsidRPr="001E6312">
        <w:rPr>
          <w:rFonts w:ascii="Arial" w:hAnsi="Arial" w:cs="Arial"/>
          <w:sz w:val="24"/>
          <w:szCs w:val="24"/>
          <w:lang w:val="en-GB"/>
        </w:rPr>
        <w:t>. Meta-classifier frameworks like BANTER (Ra</w:t>
      </w:r>
      <w:r w:rsidR="003474B4">
        <w:rPr>
          <w:rFonts w:ascii="Arial" w:hAnsi="Arial" w:cs="Arial"/>
          <w:sz w:val="24"/>
          <w:szCs w:val="24"/>
          <w:lang w:val="en-GB"/>
        </w:rPr>
        <w:t>n</w:t>
      </w:r>
      <w:r w:rsidR="003474B4" w:rsidRPr="001E6312">
        <w:rPr>
          <w:rFonts w:ascii="Arial" w:hAnsi="Arial" w:cs="Arial"/>
          <w:sz w:val="24"/>
          <w:szCs w:val="24"/>
          <w:lang w:val="en-GB"/>
        </w:rPr>
        <w:t>kin et al., 2017), which fuse outputs from multiple vocalization types, may be adapted to incorporate clicks recorded alongside whistles in future iterations of the model.</w:t>
      </w:r>
      <w:r w:rsidR="003474B4">
        <w:rPr>
          <w:rFonts w:ascii="Arial" w:hAnsi="Arial" w:cs="Arial"/>
          <w:sz w:val="24"/>
          <w:szCs w:val="24"/>
          <w:lang w:val="en-GB"/>
        </w:rPr>
        <w:t xml:space="preserve"> </w:t>
      </w:r>
      <w:r w:rsidR="003474B4" w:rsidRPr="001E6312">
        <w:rPr>
          <w:rFonts w:ascii="Arial" w:hAnsi="Arial" w:cs="Arial"/>
          <w:sz w:val="24"/>
          <w:szCs w:val="24"/>
          <w:lang w:val="en-GB"/>
        </w:rPr>
        <w:t>Deep learning techniques, particularly convolutional neural networks (CNNs), have rapidly gained traction in bioacoustics, especially for detecting and classifying mysticete vocalizations due to their stereotyped structure (Shiu et al., 2020; Rasmussen et al., 2021; Allen et al., 2021). However, successful applications for odontocetes have also emerged, including the classification of delphinid whistles and clicks (Bergler et al., 2019; Freiner et al., 2023</w:t>
      </w:r>
      <w:r w:rsidR="00AB6592">
        <w:rPr>
          <w:rFonts w:ascii="Arial" w:hAnsi="Arial" w:cs="Arial"/>
          <w:sz w:val="24"/>
          <w:szCs w:val="24"/>
          <w:lang w:val="en-GB"/>
        </w:rPr>
        <w:t>, Kleyn et al., 2025</w:t>
      </w:r>
      <w:r w:rsidR="003474B4" w:rsidRPr="001E6312">
        <w:rPr>
          <w:rFonts w:ascii="Arial" w:hAnsi="Arial" w:cs="Arial"/>
          <w:sz w:val="24"/>
          <w:szCs w:val="24"/>
          <w:lang w:val="en-GB"/>
        </w:rPr>
        <w:t>). These methods offer scalability for processing large datasets and are becoming increasingly accessible</w:t>
      </w:r>
      <w:r w:rsidR="00450FD5">
        <w:rPr>
          <w:rFonts w:ascii="Arial" w:hAnsi="Arial" w:cs="Arial"/>
          <w:sz w:val="24"/>
          <w:szCs w:val="24"/>
          <w:lang w:val="en-GB"/>
        </w:rPr>
        <w:t>,</w:t>
      </w:r>
      <w:r w:rsidR="003474B4">
        <w:rPr>
          <w:rFonts w:ascii="Arial" w:hAnsi="Arial" w:cs="Arial"/>
          <w:sz w:val="24"/>
          <w:szCs w:val="24"/>
          <w:lang w:val="en-GB"/>
        </w:rPr>
        <w:t xml:space="preserve"> however they generally require very large training datasets</w:t>
      </w:r>
      <w:r w:rsidR="003474B4" w:rsidRPr="001E6312">
        <w:rPr>
          <w:rFonts w:ascii="Arial" w:hAnsi="Arial" w:cs="Arial"/>
          <w:sz w:val="24"/>
          <w:szCs w:val="24"/>
          <w:lang w:val="en-GB"/>
        </w:rPr>
        <w:t xml:space="preserve"> (Bianco et al., 2019).</w:t>
      </w:r>
      <w:r w:rsidR="003474B4">
        <w:rPr>
          <w:rFonts w:ascii="Arial" w:hAnsi="Arial" w:cs="Arial"/>
          <w:sz w:val="24"/>
          <w:szCs w:val="24"/>
          <w:lang w:val="en-GB"/>
        </w:rPr>
        <w:t xml:space="preserve"> </w:t>
      </w:r>
      <w:r w:rsidR="003474B4" w:rsidRPr="001E6312">
        <w:rPr>
          <w:rFonts w:ascii="Arial" w:hAnsi="Arial" w:cs="Arial"/>
          <w:sz w:val="24"/>
          <w:szCs w:val="24"/>
          <w:lang w:val="en-GB"/>
        </w:rPr>
        <w:t>Despite these advances, random forest classifiers remain an effective and practical alternative, particularly in data-limited scenarios. They achieve competitive performance without requiring extensive training datasets and offer greater interpretability. Importantly, they provide insights into the biological relevance of acoustic features through variable importance analysis</w:t>
      </w:r>
      <w:r w:rsidR="00126ED5">
        <w:rPr>
          <w:rFonts w:ascii="Arial" w:hAnsi="Arial" w:cs="Arial"/>
          <w:sz w:val="24"/>
          <w:szCs w:val="24"/>
          <w:lang w:val="en-GB"/>
        </w:rPr>
        <w:t xml:space="preserve">, </w:t>
      </w:r>
      <w:r w:rsidR="003474B4" w:rsidRPr="001E6312">
        <w:rPr>
          <w:rFonts w:ascii="Arial" w:hAnsi="Arial" w:cs="Arial"/>
          <w:sz w:val="24"/>
          <w:szCs w:val="24"/>
          <w:lang w:val="en-GB"/>
        </w:rPr>
        <w:t>an advantage in ecological and evolutionary studies. While these models require structured tabular input and may involve more manual preprocessing, their flexibility allows integration of multiple datasets and model types. A notable example is the adaptation of the BANTER framework (Ra</w:t>
      </w:r>
      <w:r w:rsidR="003474B4">
        <w:rPr>
          <w:rFonts w:ascii="Arial" w:hAnsi="Arial" w:cs="Arial"/>
          <w:sz w:val="24"/>
          <w:szCs w:val="24"/>
          <w:lang w:val="en-GB"/>
        </w:rPr>
        <w:t>n</w:t>
      </w:r>
      <w:r w:rsidR="003474B4" w:rsidRPr="001E6312">
        <w:rPr>
          <w:rFonts w:ascii="Arial" w:hAnsi="Arial" w:cs="Arial"/>
          <w:sz w:val="24"/>
          <w:szCs w:val="24"/>
          <w:lang w:val="en-GB"/>
        </w:rPr>
        <w:t>kin et al., 2024), originally designed to combine classifiers for various dolphin vocalizations, to classify beaked whale echolocation clicks by integrating outputs from multiple automatic detectors.</w:t>
      </w:r>
    </w:p>
    <w:p w14:paraId="74A8877A" w14:textId="77777777" w:rsidR="00676FB4" w:rsidRDefault="00676FB4" w:rsidP="003474B4">
      <w:pPr>
        <w:spacing w:line="360" w:lineRule="auto"/>
        <w:jc w:val="both"/>
        <w:rPr>
          <w:rFonts w:ascii="Arial" w:hAnsi="Arial" w:cs="Arial"/>
          <w:sz w:val="24"/>
          <w:szCs w:val="24"/>
          <w:lang w:val="en-GB"/>
        </w:rPr>
      </w:pPr>
    </w:p>
    <w:p w14:paraId="031AFB8F" w14:textId="77777777" w:rsidR="0070145B" w:rsidRDefault="0070145B" w:rsidP="003474B4">
      <w:pPr>
        <w:spacing w:line="360" w:lineRule="auto"/>
        <w:jc w:val="both"/>
        <w:rPr>
          <w:rFonts w:ascii="Arial" w:hAnsi="Arial" w:cs="Arial"/>
          <w:sz w:val="24"/>
          <w:szCs w:val="24"/>
          <w:lang w:val="en-GB"/>
        </w:rPr>
      </w:pPr>
    </w:p>
    <w:p w14:paraId="2566341D" w14:textId="77777777" w:rsidR="0070145B" w:rsidRPr="001E6312" w:rsidRDefault="0070145B" w:rsidP="003474B4">
      <w:pPr>
        <w:spacing w:line="360" w:lineRule="auto"/>
        <w:jc w:val="both"/>
        <w:rPr>
          <w:rFonts w:ascii="Arial" w:hAnsi="Arial" w:cs="Arial"/>
          <w:sz w:val="24"/>
          <w:szCs w:val="24"/>
          <w:lang w:val="en-GB"/>
        </w:rPr>
      </w:pPr>
    </w:p>
    <w:p w14:paraId="43682F38" w14:textId="77777777" w:rsidR="003474B4" w:rsidRPr="001E6312" w:rsidRDefault="003474B4" w:rsidP="003474B4">
      <w:pPr>
        <w:spacing w:line="360" w:lineRule="auto"/>
        <w:jc w:val="both"/>
        <w:rPr>
          <w:rFonts w:ascii="Arial" w:hAnsi="Arial" w:cs="Arial"/>
          <w:b/>
          <w:bCs/>
          <w:sz w:val="24"/>
          <w:szCs w:val="24"/>
          <w:lang w:val="en-GB"/>
        </w:rPr>
      </w:pPr>
      <w:r w:rsidRPr="001E6312">
        <w:rPr>
          <w:rFonts w:ascii="Arial" w:hAnsi="Arial" w:cs="Arial"/>
          <w:b/>
          <w:bCs/>
          <w:sz w:val="24"/>
          <w:szCs w:val="24"/>
          <w:lang w:val="en-GB"/>
        </w:rPr>
        <w:lastRenderedPageBreak/>
        <w:t xml:space="preserve">Conclusions </w:t>
      </w:r>
    </w:p>
    <w:p w14:paraId="0EE8462C" w14:textId="0EB98E51" w:rsidR="003474B4" w:rsidRPr="00EC3E7B" w:rsidRDefault="003474B4" w:rsidP="003474B4">
      <w:pPr>
        <w:spacing w:line="360" w:lineRule="auto"/>
        <w:jc w:val="both"/>
        <w:rPr>
          <w:rFonts w:ascii="Arial" w:hAnsi="Arial" w:cs="Arial"/>
          <w:sz w:val="24"/>
          <w:szCs w:val="24"/>
          <w:lang w:val="en-GB"/>
        </w:rPr>
      </w:pPr>
      <w:r>
        <w:rPr>
          <w:rFonts w:ascii="Arial" w:hAnsi="Arial" w:cs="Arial"/>
          <w:sz w:val="24"/>
          <w:szCs w:val="24"/>
          <w:lang w:val="en-GB"/>
        </w:rPr>
        <w:tab/>
      </w:r>
      <w:r w:rsidRPr="003F7AD5">
        <w:rPr>
          <w:rFonts w:ascii="Arial" w:hAnsi="Arial" w:cs="Arial"/>
          <w:sz w:val="24"/>
          <w:szCs w:val="24"/>
          <w:lang w:val="en-GB"/>
        </w:rPr>
        <w:t xml:space="preserve">Given the acoustic similarity among dolphin species and the diversity of taxa present in the Santos Basin, the classifier achieved </w:t>
      </w:r>
      <w:r>
        <w:rPr>
          <w:rFonts w:ascii="Arial" w:hAnsi="Arial" w:cs="Arial"/>
          <w:sz w:val="24"/>
          <w:szCs w:val="24"/>
          <w:lang w:val="en-GB"/>
        </w:rPr>
        <w:t>excellent</w:t>
      </w:r>
      <w:r w:rsidRPr="003F7AD5">
        <w:rPr>
          <w:rFonts w:ascii="Arial" w:hAnsi="Arial" w:cs="Arial"/>
          <w:sz w:val="24"/>
          <w:szCs w:val="24"/>
          <w:lang w:val="en-GB"/>
        </w:rPr>
        <w:t xml:space="preserve"> results for most species. While </w:t>
      </w:r>
      <w:r w:rsidRPr="003F7AD5">
        <w:rPr>
          <w:rFonts w:ascii="Arial" w:hAnsi="Arial" w:cs="Arial"/>
          <w:i/>
          <w:iCs/>
          <w:sz w:val="24"/>
          <w:szCs w:val="24"/>
          <w:lang w:val="en-GB"/>
        </w:rPr>
        <w:t>S. bredanensis</w:t>
      </w:r>
      <w:r w:rsidRPr="003F7AD5">
        <w:rPr>
          <w:rFonts w:ascii="Arial" w:hAnsi="Arial" w:cs="Arial"/>
          <w:sz w:val="24"/>
          <w:szCs w:val="24"/>
          <w:lang w:val="en-GB"/>
        </w:rPr>
        <w:t xml:space="preserve">, </w:t>
      </w:r>
      <w:r w:rsidRPr="003F7AD5">
        <w:rPr>
          <w:rFonts w:ascii="Arial" w:hAnsi="Arial" w:cs="Arial"/>
          <w:i/>
          <w:iCs/>
          <w:sz w:val="24"/>
          <w:szCs w:val="24"/>
          <w:lang w:val="en-GB"/>
        </w:rPr>
        <w:t>D. delphis</w:t>
      </w:r>
      <w:r w:rsidRPr="003F7AD5">
        <w:rPr>
          <w:rFonts w:ascii="Arial" w:hAnsi="Arial" w:cs="Arial"/>
          <w:sz w:val="24"/>
          <w:szCs w:val="24"/>
          <w:lang w:val="en-GB"/>
        </w:rPr>
        <w:t xml:space="preserve">, and </w:t>
      </w:r>
      <w:r w:rsidRPr="003F7AD5">
        <w:rPr>
          <w:rFonts w:ascii="Arial" w:hAnsi="Arial" w:cs="Arial"/>
          <w:i/>
          <w:iCs/>
          <w:sz w:val="24"/>
          <w:szCs w:val="24"/>
          <w:lang w:val="en-GB"/>
        </w:rPr>
        <w:t>S. attenuata</w:t>
      </w:r>
      <w:r w:rsidRPr="003F7AD5">
        <w:rPr>
          <w:rFonts w:ascii="Arial" w:hAnsi="Arial" w:cs="Arial"/>
          <w:sz w:val="24"/>
          <w:szCs w:val="24"/>
          <w:lang w:val="en-GB"/>
        </w:rPr>
        <w:t xml:space="preserve"> reached high recall (80</w:t>
      </w:r>
      <w:r>
        <w:rPr>
          <w:rFonts w:ascii="Arial" w:hAnsi="Arial" w:cs="Arial"/>
          <w:sz w:val="24"/>
          <w:szCs w:val="24"/>
          <w:lang w:val="en-GB"/>
        </w:rPr>
        <w:t>-</w:t>
      </w:r>
      <w:r w:rsidRPr="003F7AD5">
        <w:rPr>
          <w:rFonts w:ascii="Arial" w:hAnsi="Arial" w:cs="Arial"/>
          <w:sz w:val="24"/>
          <w:szCs w:val="24"/>
          <w:lang w:val="en-GB"/>
        </w:rPr>
        <w:t xml:space="preserve">100%), their lower precision suggests a need for more representative training data. In contrast, </w:t>
      </w:r>
      <w:r w:rsidRPr="003F7AD5">
        <w:rPr>
          <w:rFonts w:ascii="Arial" w:hAnsi="Arial" w:cs="Arial"/>
          <w:i/>
          <w:iCs/>
          <w:sz w:val="24"/>
          <w:szCs w:val="24"/>
          <w:lang w:val="en-GB"/>
        </w:rPr>
        <w:t>T. truncatus</w:t>
      </w:r>
      <w:r>
        <w:rPr>
          <w:rFonts w:ascii="Arial" w:hAnsi="Arial" w:cs="Arial"/>
          <w:sz w:val="24"/>
          <w:szCs w:val="24"/>
          <w:lang w:val="en-GB"/>
        </w:rPr>
        <w:t xml:space="preserve">, </w:t>
      </w:r>
      <w:r w:rsidRPr="003F7AD5">
        <w:rPr>
          <w:rFonts w:ascii="Arial" w:hAnsi="Arial" w:cs="Arial"/>
          <w:sz w:val="24"/>
          <w:szCs w:val="24"/>
          <w:lang w:val="en-GB"/>
        </w:rPr>
        <w:t>despite being well represented</w:t>
      </w:r>
      <w:r>
        <w:rPr>
          <w:rFonts w:ascii="Arial" w:hAnsi="Arial" w:cs="Arial"/>
          <w:sz w:val="24"/>
          <w:szCs w:val="24"/>
          <w:lang w:val="en-GB"/>
        </w:rPr>
        <w:t xml:space="preserve">, </w:t>
      </w:r>
      <w:r w:rsidRPr="003F7AD5">
        <w:rPr>
          <w:rFonts w:ascii="Arial" w:hAnsi="Arial" w:cs="Arial"/>
          <w:sz w:val="24"/>
          <w:szCs w:val="24"/>
          <w:lang w:val="en-GB"/>
        </w:rPr>
        <w:t>exhibited heterogeneous acoustic patterns across individuals and groups, likely linked to its complex social and spatial behavior. Incorporating such context may help refine classification for this species.</w:t>
      </w:r>
      <w:r w:rsidRPr="007E0EEC">
        <w:rPr>
          <w:rFonts w:ascii="Arial" w:hAnsi="Arial" w:cs="Arial"/>
          <w:sz w:val="24"/>
          <w:szCs w:val="24"/>
          <w:lang w:val="en-GB"/>
        </w:rPr>
        <w:t xml:space="preserve"> This study highlights the challenges of species classification in </w:t>
      </w:r>
      <w:r w:rsidR="00EA0023">
        <w:rPr>
          <w:rFonts w:ascii="Arial" w:hAnsi="Arial" w:cs="Arial"/>
          <w:sz w:val="24"/>
          <w:szCs w:val="24"/>
          <w:lang w:val="en-GB"/>
        </w:rPr>
        <w:t>event</w:t>
      </w:r>
      <w:r w:rsidRPr="007E0EEC">
        <w:rPr>
          <w:rFonts w:ascii="Arial" w:hAnsi="Arial" w:cs="Arial"/>
          <w:sz w:val="24"/>
          <w:szCs w:val="24"/>
          <w:lang w:val="en-GB"/>
        </w:rPr>
        <w:t>-based acoustic datasets</w:t>
      </w:r>
      <w:r>
        <w:rPr>
          <w:rFonts w:ascii="Arial" w:hAnsi="Arial" w:cs="Arial"/>
          <w:sz w:val="24"/>
          <w:szCs w:val="24"/>
          <w:lang w:val="en-GB"/>
        </w:rPr>
        <w:t xml:space="preserve">. </w:t>
      </w:r>
    </w:p>
    <w:p w14:paraId="7FD8BCC1" w14:textId="7F956841" w:rsidR="003474B4" w:rsidRPr="000B2267" w:rsidRDefault="003474B4" w:rsidP="003474B4">
      <w:pPr>
        <w:spacing w:line="360" w:lineRule="auto"/>
        <w:jc w:val="both"/>
        <w:rPr>
          <w:rFonts w:ascii="Arial" w:hAnsi="Arial" w:cs="Arial"/>
          <w:sz w:val="24"/>
          <w:szCs w:val="24"/>
          <w:lang w:val="en-GB"/>
        </w:rPr>
      </w:pPr>
      <w:r>
        <w:rPr>
          <w:rFonts w:ascii="Arial" w:hAnsi="Arial" w:cs="Arial"/>
          <w:sz w:val="24"/>
          <w:szCs w:val="24"/>
          <w:lang w:val="en-GB"/>
        </w:rPr>
        <w:tab/>
      </w:r>
      <w:r w:rsidRPr="000B2267">
        <w:rPr>
          <w:rFonts w:ascii="Arial" w:hAnsi="Arial" w:cs="Arial"/>
          <w:sz w:val="24"/>
          <w:szCs w:val="24"/>
          <w:lang w:val="en-GB"/>
        </w:rPr>
        <w:t xml:space="preserve">Based on the results, we propose a practical workflow for species classification of dolphin whistle groups. The approach integrates multiple models and is designed to balance accuracy, </w:t>
      </w:r>
      <w:r>
        <w:rPr>
          <w:rFonts w:ascii="Arial" w:hAnsi="Arial" w:cs="Arial"/>
          <w:sz w:val="24"/>
          <w:szCs w:val="24"/>
          <w:lang w:val="en-GB"/>
        </w:rPr>
        <w:t>recall</w:t>
      </w:r>
      <w:r w:rsidRPr="000B2267">
        <w:rPr>
          <w:rFonts w:ascii="Arial" w:hAnsi="Arial" w:cs="Arial"/>
          <w:sz w:val="24"/>
          <w:szCs w:val="24"/>
          <w:lang w:val="en-GB"/>
        </w:rPr>
        <w:t>, and robustness in real-world scenarios where each test sample typically corresponds to a group of whistles from a single acoustic event.</w:t>
      </w:r>
    </w:p>
    <w:p w14:paraId="38CE2FD9" w14:textId="77777777" w:rsidR="003474B4" w:rsidRPr="00E457A8" w:rsidRDefault="003474B4" w:rsidP="003474B4">
      <w:pPr>
        <w:numPr>
          <w:ilvl w:val="0"/>
          <w:numId w:val="6"/>
        </w:numPr>
        <w:spacing w:line="360" w:lineRule="auto"/>
        <w:jc w:val="both"/>
        <w:rPr>
          <w:rFonts w:ascii="Arial" w:hAnsi="Arial" w:cs="Arial"/>
          <w:sz w:val="24"/>
          <w:szCs w:val="24"/>
          <w:lang w:val="en-GB"/>
        </w:rPr>
      </w:pPr>
      <w:r w:rsidRPr="00E457A8">
        <w:rPr>
          <w:rFonts w:ascii="Arial" w:hAnsi="Arial" w:cs="Arial"/>
          <w:sz w:val="24"/>
          <w:szCs w:val="24"/>
          <w:lang w:val="en-GB"/>
        </w:rPr>
        <w:t>Preprocessing</w:t>
      </w:r>
    </w:p>
    <w:p w14:paraId="590E7BDC" w14:textId="4F96ADE3" w:rsidR="003474B4" w:rsidRPr="000B2267" w:rsidRDefault="003474B4" w:rsidP="003474B4">
      <w:pPr>
        <w:spacing w:line="360" w:lineRule="auto"/>
        <w:ind w:left="720"/>
        <w:jc w:val="both"/>
        <w:rPr>
          <w:rFonts w:ascii="Arial" w:hAnsi="Arial" w:cs="Arial"/>
          <w:sz w:val="24"/>
          <w:szCs w:val="24"/>
          <w:lang w:val="en-GB"/>
        </w:rPr>
      </w:pPr>
      <w:r w:rsidRPr="000B2267">
        <w:rPr>
          <w:rFonts w:ascii="Arial" w:hAnsi="Arial" w:cs="Arial"/>
          <w:sz w:val="24"/>
          <w:szCs w:val="24"/>
          <w:lang w:val="en-GB"/>
        </w:rPr>
        <w:t>Whistles should first be selected using well-defined quality criteria and processed through P</w:t>
      </w:r>
      <w:r w:rsidR="00EA0023">
        <w:rPr>
          <w:rFonts w:ascii="Arial" w:hAnsi="Arial" w:cs="Arial"/>
          <w:sz w:val="24"/>
          <w:szCs w:val="24"/>
          <w:lang w:val="en-GB"/>
        </w:rPr>
        <w:t>AM</w:t>
      </w:r>
      <w:r w:rsidRPr="000B2267">
        <w:rPr>
          <w:rFonts w:ascii="Arial" w:hAnsi="Arial" w:cs="Arial"/>
          <w:sz w:val="24"/>
          <w:szCs w:val="24"/>
          <w:lang w:val="en-GB"/>
        </w:rPr>
        <w:t xml:space="preserve">Guard's ROCCA module </w:t>
      </w:r>
      <w:r w:rsidR="002931BA">
        <w:rPr>
          <w:rFonts w:ascii="Arial" w:hAnsi="Arial" w:cs="Arial"/>
          <w:sz w:val="24"/>
          <w:szCs w:val="24"/>
          <w:lang w:val="en-GB"/>
        </w:rPr>
        <w:t>(</w:t>
      </w:r>
      <w:r w:rsidR="002931BA" w:rsidRPr="00EC7ACF">
        <w:rPr>
          <w:rFonts w:ascii="Arial" w:hAnsi="Arial" w:cs="Arial"/>
          <w:sz w:val="24"/>
          <w:szCs w:val="24"/>
          <w:lang w:val="en-GB"/>
        </w:rPr>
        <w:t>Oswald &amp; Oswald, 2013</w:t>
      </w:r>
      <w:r w:rsidR="002931BA">
        <w:rPr>
          <w:rFonts w:ascii="Arial" w:hAnsi="Arial" w:cs="Arial"/>
          <w:sz w:val="24"/>
          <w:szCs w:val="24"/>
          <w:lang w:val="en-GB"/>
        </w:rPr>
        <w:t xml:space="preserve">) </w:t>
      </w:r>
      <w:r w:rsidRPr="000B2267">
        <w:rPr>
          <w:rFonts w:ascii="Arial" w:hAnsi="Arial" w:cs="Arial"/>
          <w:sz w:val="24"/>
          <w:szCs w:val="24"/>
          <w:lang w:val="en-GB"/>
        </w:rPr>
        <w:t>to extract frequency contours and derive predictor variables.</w:t>
      </w:r>
    </w:p>
    <w:p w14:paraId="1BB29392" w14:textId="77777777" w:rsidR="003474B4" w:rsidRPr="00E457A8" w:rsidRDefault="003474B4" w:rsidP="003474B4">
      <w:pPr>
        <w:numPr>
          <w:ilvl w:val="0"/>
          <w:numId w:val="6"/>
        </w:numPr>
        <w:spacing w:line="360" w:lineRule="auto"/>
        <w:jc w:val="both"/>
        <w:rPr>
          <w:rFonts w:ascii="Arial" w:hAnsi="Arial" w:cs="Arial"/>
          <w:sz w:val="24"/>
          <w:szCs w:val="24"/>
          <w:lang w:val="en-GB"/>
        </w:rPr>
      </w:pPr>
      <w:r w:rsidRPr="00E457A8">
        <w:rPr>
          <w:rFonts w:ascii="Arial" w:hAnsi="Arial" w:cs="Arial"/>
          <w:sz w:val="24"/>
          <w:szCs w:val="24"/>
          <w:lang w:val="en-GB"/>
        </w:rPr>
        <w:t>Base Classifier Predictions</w:t>
      </w:r>
    </w:p>
    <w:p w14:paraId="2CD40A0D" w14:textId="77777777" w:rsidR="003474B4" w:rsidRPr="000B2267" w:rsidRDefault="003474B4" w:rsidP="003474B4">
      <w:pPr>
        <w:spacing w:line="360" w:lineRule="auto"/>
        <w:ind w:left="720"/>
        <w:jc w:val="both"/>
        <w:rPr>
          <w:rFonts w:ascii="Arial" w:hAnsi="Arial" w:cs="Arial"/>
          <w:sz w:val="24"/>
          <w:szCs w:val="24"/>
          <w:lang w:val="en-GB"/>
        </w:rPr>
      </w:pPr>
      <w:r w:rsidRPr="000B2267">
        <w:rPr>
          <w:rFonts w:ascii="Arial" w:hAnsi="Arial" w:cs="Arial"/>
          <w:sz w:val="24"/>
          <w:szCs w:val="24"/>
          <w:lang w:val="en-GB"/>
        </w:rPr>
        <w:t>We recommend applying three complementary base classifiers:</w:t>
      </w:r>
    </w:p>
    <w:p w14:paraId="5D926F89" w14:textId="77777777" w:rsidR="003474B4" w:rsidRPr="000B2267" w:rsidRDefault="003474B4" w:rsidP="003474B4">
      <w:pPr>
        <w:numPr>
          <w:ilvl w:val="0"/>
          <w:numId w:val="7"/>
        </w:numPr>
        <w:spacing w:line="360" w:lineRule="auto"/>
        <w:jc w:val="both"/>
        <w:rPr>
          <w:rFonts w:ascii="Arial" w:hAnsi="Arial" w:cs="Arial"/>
          <w:sz w:val="24"/>
          <w:szCs w:val="24"/>
          <w:lang w:val="en-GB"/>
        </w:rPr>
      </w:pPr>
      <w:r w:rsidRPr="000B2267">
        <w:rPr>
          <w:rFonts w:ascii="Arial" w:hAnsi="Arial" w:cs="Arial"/>
          <w:sz w:val="24"/>
          <w:szCs w:val="24"/>
          <w:lang w:val="en-GB"/>
        </w:rPr>
        <w:t>A standard K-Fold</w:t>
      </w:r>
      <w:r>
        <w:rPr>
          <w:rFonts w:ascii="Arial" w:hAnsi="Arial" w:cs="Arial"/>
          <w:sz w:val="24"/>
          <w:szCs w:val="24"/>
          <w:lang w:val="en-GB"/>
        </w:rPr>
        <w:t xml:space="preserve"> (5 folds)</w:t>
      </w:r>
    </w:p>
    <w:p w14:paraId="55CDBA4D" w14:textId="77777777" w:rsidR="003474B4" w:rsidRPr="000B2267" w:rsidRDefault="003474B4" w:rsidP="003474B4">
      <w:pPr>
        <w:numPr>
          <w:ilvl w:val="0"/>
          <w:numId w:val="7"/>
        </w:numPr>
        <w:spacing w:line="360" w:lineRule="auto"/>
        <w:jc w:val="both"/>
        <w:rPr>
          <w:rFonts w:ascii="Arial" w:hAnsi="Arial" w:cs="Arial"/>
          <w:sz w:val="24"/>
          <w:szCs w:val="24"/>
          <w:lang w:val="en-GB"/>
        </w:rPr>
      </w:pPr>
      <w:r w:rsidRPr="000B2267">
        <w:rPr>
          <w:rFonts w:ascii="Arial" w:hAnsi="Arial" w:cs="Arial"/>
          <w:sz w:val="24"/>
          <w:szCs w:val="24"/>
          <w:lang w:val="en-GB"/>
        </w:rPr>
        <w:t>A Leave-One-Group-Out (LOGO) model producing individual-level predictions (LOGO ind), and</w:t>
      </w:r>
    </w:p>
    <w:p w14:paraId="50710C84" w14:textId="7E000FC2" w:rsidR="003474B4" w:rsidRPr="000B2267" w:rsidRDefault="003474B4" w:rsidP="003474B4">
      <w:pPr>
        <w:numPr>
          <w:ilvl w:val="0"/>
          <w:numId w:val="7"/>
        </w:numPr>
        <w:spacing w:line="360" w:lineRule="auto"/>
        <w:jc w:val="both"/>
        <w:rPr>
          <w:rFonts w:ascii="Arial" w:hAnsi="Arial" w:cs="Arial"/>
          <w:sz w:val="24"/>
          <w:szCs w:val="24"/>
          <w:lang w:val="en-GB"/>
        </w:rPr>
      </w:pPr>
      <w:r w:rsidRPr="000B2267">
        <w:rPr>
          <w:rFonts w:ascii="Arial" w:hAnsi="Arial" w:cs="Arial"/>
          <w:sz w:val="24"/>
          <w:szCs w:val="24"/>
          <w:lang w:val="en-GB"/>
        </w:rPr>
        <w:t xml:space="preserve">A LOGO model using </w:t>
      </w:r>
      <w:r w:rsidR="00124D8D">
        <w:rPr>
          <w:rFonts w:ascii="Arial" w:hAnsi="Arial" w:cs="Arial"/>
          <w:sz w:val="24"/>
          <w:szCs w:val="24"/>
          <w:lang w:val="en-GB"/>
        </w:rPr>
        <w:t>event</w:t>
      </w:r>
      <w:r w:rsidRPr="000B2267">
        <w:rPr>
          <w:rFonts w:ascii="Arial" w:hAnsi="Arial" w:cs="Arial"/>
          <w:sz w:val="24"/>
          <w:szCs w:val="24"/>
          <w:lang w:val="en-GB"/>
        </w:rPr>
        <w:t xml:space="preserve">-level voting (LOGO </w:t>
      </w:r>
      <w:r w:rsidR="00124D8D">
        <w:rPr>
          <w:rFonts w:ascii="Arial" w:hAnsi="Arial" w:cs="Arial"/>
          <w:sz w:val="24"/>
          <w:szCs w:val="24"/>
          <w:lang w:val="en-GB"/>
        </w:rPr>
        <w:t>event</w:t>
      </w:r>
      <w:r w:rsidRPr="000B2267">
        <w:rPr>
          <w:rFonts w:ascii="Arial" w:hAnsi="Arial" w:cs="Arial"/>
          <w:sz w:val="24"/>
          <w:szCs w:val="24"/>
          <w:lang w:val="en-GB"/>
        </w:rPr>
        <w:t>).</w:t>
      </w:r>
    </w:p>
    <w:p w14:paraId="6249181B" w14:textId="2EA5C039" w:rsidR="00124D8D" w:rsidRPr="000B2267" w:rsidRDefault="003474B4" w:rsidP="003474B4">
      <w:pPr>
        <w:spacing w:line="360" w:lineRule="auto"/>
        <w:jc w:val="both"/>
        <w:rPr>
          <w:rFonts w:ascii="Arial" w:hAnsi="Arial" w:cs="Arial"/>
          <w:sz w:val="24"/>
          <w:szCs w:val="24"/>
          <w:lang w:val="en-GB"/>
        </w:rPr>
      </w:pPr>
      <w:r>
        <w:rPr>
          <w:rFonts w:ascii="Arial" w:hAnsi="Arial" w:cs="Arial"/>
          <w:sz w:val="24"/>
          <w:szCs w:val="24"/>
          <w:lang w:val="en-GB"/>
        </w:rPr>
        <w:tab/>
      </w:r>
      <w:r w:rsidRPr="000B2267">
        <w:rPr>
          <w:rFonts w:ascii="Arial" w:hAnsi="Arial" w:cs="Arial"/>
          <w:sz w:val="24"/>
          <w:szCs w:val="24"/>
          <w:lang w:val="en-GB"/>
        </w:rPr>
        <w:t>Each classifier should be run multiple times with different random seeds and optimized hyperparameters, and the resulting probability outputs averaged across runs to improve stability.</w:t>
      </w:r>
      <w:r>
        <w:rPr>
          <w:rFonts w:ascii="Arial" w:hAnsi="Arial" w:cs="Arial"/>
          <w:sz w:val="24"/>
          <w:szCs w:val="24"/>
          <w:lang w:val="en-GB"/>
        </w:rPr>
        <w:t xml:space="preserve"> The standard K-Fold model allowed group leakage (</w:t>
      </w:r>
      <w:r w:rsidRPr="00F939A6">
        <w:rPr>
          <w:rFonts w:ascii="Arial" w:hAnsi="Arial" w:cs="Arial"/>
          <w:sz w:val="24"/>
          <w:szCs w:val="24"/>
          <w:lang w:val="en-GB"/>
        </w:rPr>
        <w:t xml:space="preserve">instances from the same </w:t>
      </w:r>
      <w:r w:rsidR="00124D8D">
        <w:rPr>
          <w:rFonts w:ascii="Arial" w:hAnsi="Arial" w:cs="Arial"/>
          <w:sz w:val="24"/>
          <w:szCs w:val="24"/>
          <w:lang w:val="en-GB"/>
        </w:rPr>
        <w:t>acoustic event</w:t>
      </w:r>
      <w:r w:rsidR="00124D8D" w:rsidRPr="00F939A6">
        <w:rPr>
          <w:rFonts w:ascii="Arial" w:hAnsi="Arial" w:cs="Arial"/>
          <w:sz w:val="24"/>
          <w:szCs w:val="24"/>
          <w:lang w:val="en-GB"/>
        </w:rPr>
        <w:t xml:space="preserve"> </w:t>
      </w:r>
      <w:r w:rsidRPr="00F939A6">
        <w:rPr>
          <w:rFonts w:ascii="Arial" w:hAnsi="Arial" w:cs="Arial"/>
          <w:sz w:val="24"/>
          <w:szCs w:val="24"/>
          <w:lang w:val="en-GB"/>
        </w:rPr>
        <w:t>may appear in both training and validation folds</w:t>
      </w:r>
      <w:r>
        <w:rPr>
          <w:rFonts w:ascii="Arial" w:hAnsi="Arial" w:cs="Arial"/>
          <w:sz w:val="24"/>
          <w:szCs w:val="24"/>
          <w:lang w:val="en-GB"/>
        </w:rPr>
        <w:t xml:space="preserve">) but final prediction for new data would be made on entirely unseen </w:t>
      </w:r>
      <w:r w:rsidR="00124D8D">
        <w:rPr>
          <w:rFonts w:ascii="Arial" w:hAnsi="Arial" w:cs="Arial"/>
          <w:sz w:val="24"/>
          <w:szCs w:val="24"/>
          <w:lang w:val="en-GB"/>
        </w:rPr>
        <w:t>events</w:t>
      </w:r>
      <w:r>
        <w:rPr>
          <w:rFonts w:ascii="Arial" w:hAnsi="Arial" w:cs="Arial"/>
          <w:sz w:val="24"/>
          <w:szCs w:val="24"/>
          <w:lang w:val="en-GB"/>
        </w:rPr>
        <w:t xml:space="preserve">, </w:t>
      </w:r>
      <w:r w:rsidRPr="00F939A6">
        <w:rPr>
          <w:rFonts w:ascii="Arial" w:hAnsi="Arial" w:cs="Arial"/>
          <w:sz w:val="24"/>
          <w:szCs w:val="24"/>
          <w:lang w:val="en-GB"/>
        </w:rPr>
        <w:t>a much stricter evaluation scenario than any used in validation</w:t>
      </w:r>
      <w:r>
        <w:rPr>
          <w:rFonts w:ascii="Arial" w:hAnsi="Arial" w:cs="Arial"/>
          <w:sz w:val="24"/>
          <w:szCs w:val="24"/>
          <w:lang w:val="en-GB"/>
        </w:rPr>
        <w:t>. T</w:t>
      </w:r>
      <w:r w:rsidRPr="005C431E">
        <w:rPr>
          <w:rFonts w:ascii="Arial" w:hAnsi="Arial" w:cs="Arial"/>
          <w:sz w:val="24"/>
          <w:szCs w:val="24"/>
          <w:lang w:val="en-GB"/>
        </w:rPr>
        <w:t xml:space="preserve">his makes our final testing setup </w:t>
      </w:r>
      <w:r w:rsidRPr="005C431E">
        <w:rPr>
          <w:rFonts w:ascii="Arial" w:hAnsi="Arial" w:cs="Arial"/>
          <w:sz w:val="24"/>
          <w:szCs w:val="24"/>
          <w:lang w:val="en-GB"/>
        </w:rPr>
        <w:lastRenderedPageBreak/>
        <w:t>more conservative than K-Fold validation and avoids any inflation of predictive performance due to data leakage.</w:t>
      </w:r>
      <w:r>
        <w:rPr>
          <w:rFonts w:ascii="Arial" w:hAnsi="Arial" w:cs="Arial"/>
          <w:sz w:val="24"/>
          <w:szCs w:val="24"/>
          <w:lang w:val="en-GB"/>
        </w:rPr>
        <w:t xml:space="preserve"> </w:t>
      </w:r>
      <w:r w:rsidRPr="005C431E">
        <w:rPr>
          <w:rFonts w:ascii="Arial" w:hAnsi="Arial" w:cs="Arial"/>
          <w:sz w:val="24"/>
          <w:szCs w:val="24"/>
          <w:lang w:val="en-GB"/>
        </w:rPr>
        <w:t>For the LOGO model, on the other hand, cross-validation faithfully reflects the structure of the unseen data, since it ensures that the training and testing data belong to distinct acoustic events.</w:t>
      </w:r>
    </w:p>
    <w:p w14:paraId="5F87720E" w14:textId="77777777" w:rsidR="003474B4" w:rsidRPr="00E457A8" w:rsidRDefault="003474B4" w:rsidP="003474B4">
      <w:pPr>
        <w:numPr>
          <w:ilvl w:val="0"/>
          <w:numId w:val="8"/>
        </w:numPr>
        <w:spacing w:line="360" w:lineRule="auto"/>
        <w:jc w:val="both"/>
        <w:rPr>
          <w:rFonts w:ascii="Arial" w:hAnsi="Arial" w:cs="Arial"/>
          <w:sz w:val="24"/>
          <w:szCs w:val="24"/>
          <w:lang w:val="en-GB"/>
        </w:rPr>
      </w:pPr>
      <w:r w:rsidRPr="00E457A8">
        <w:rPr>
          <w:rFonts w:ascii="Arial" w:hAnsi="Arial" w:cs="Arial"/>
          <w:sz w:val="24"/>
          <w:szCs w:val="24"/>
          <w:lang w:val="en-GB"/>
        </w:rPr>
        <w:t>Meta-Classifier Integration</w:t>
      </w:r>
    </w:p>
    <w:p w14:paraId="6A2F7619" w14:textId="77777777" w:rsidR="003474B4" w:rsidRDefault="003474B4" w:rsidP="003474B4">
      <w:pPr>
        <w:spacing w:line="360" w:lineRule="auto"/>
        <w:ind w:left="720"/>
        <w:jc w:val="both"/>
        <w:rPr>
          <w:rFonts w:ascii="Arial" w:hAnsi="Arial" w:cs="Arial"/>
          <w:sz w:val="24"/>
          <w:szCs w:val="24"/>
          <w:lang w:val="en-GB"/>
        </w:rPr>
      </w:pPr>
      <w:r w:rsidRPr="000B2267">
        <w:rPr>
          <w:rFonts w:ascii="Arial" w:hAnsi="Arial" w:cs="Arial"/>
          <w:sz w:val="24"/>
          <w:szCs w:val="24"/>
          <w:lang w:val="en-GB"/>
        </w:rPr>
        <w:t xml:space="preserve">The averaged probability distributions from all base classifiers can be concatenated to form a set of meta-features. These meta-features are then used to train a meta-classifier, which has been shown to resolve classification conflicts and significantly enhance recall for underperforming species such as </w:t>
      </w:r>
      <w:r w:rsidRPr="000B2267">
        <w:rPr>
          <w:rFonts w:ascii="Arial" w:hAnsi="Arial" w:cs="Arial"/>
          <w:i/>
          <w:iCs/>
          <w:sz w:val="24"/>
          <w:szCs w:val="24"/>
          <w:lang w:val="en-GB"/>
        </w:rPr>
        <w:t>Tursiops truncatus</w:t>
      </w:r>
      <w:r w:rsidRPr="000B2267">
        <w:rPr>
          <w:rFonts w:ascii="Arial" w:hAnsi="Arial" w:cs="Arial"/>
          <w:sz w:val="24"/>
          <w:szCs w:val="24"/>
          <w:lang w:val="en-GB"/>
        </w:rPr>
        <w:t>.</w:t>
      </w:r>
    </w:p>
    <w:p w14:paraId="39D29651" w14:textId="77777777" w:rsidR="003474B4" w:rsidRPr="00E457A8" w:rsidRDefault="003474B4" w:rsidP="003474B4">
      <w:pPr>
        <w:numPr>
          <w:ilvl w:val="0"/>
          <w:numId w:val="8"/>
        </w:numPr>
        <w:spacing w:line="360" w:lineRule="auto"/>
        <w:jc w:val="both"/>
        <w:rPr>
          <w:rFonts w:ascii="Arial" w:hAnsi="Arial" w:cs="Arial"/>
          <w:sz w:val="24"/>
          <w:szCs w:val="24"/>
          <w:lang w:val="en-GB"/>
        </w:rPr>
      </w:pPr>
      <w:r w:rsidRPr="00E457A8">
        <w:rPr>
          <w:rFonts w:ascii="Arial" w:hAnsi="Arial" w:cs="Arial"/>
          <w:sz w:val="24"/>
          <w:szCs w:val="24"/>
          <w:lang w:val="en-GB"/>
        </w:rPr>
        <w:t>Final Decision Rules</w:t>
      </w:r>
    </w:p>
    <w:p w14:paraId="5EDD7738" w14:textId="77777777" w:rsidR="003474B4" w:rsidRPr="000B2267" w:rsidRDefault="003474B4" w:rsidP="003474B4">
      <w:pPr>
        <w:spacing w:line="360" w:lineRule="auto"/>
        <w:ind w:left="720"/>
        <w:jc w:val="both"/>
        <w:rPr>
          <w:rFonts w:ascii="Arial" w:hAnsi="Arial" w:cs="Arial"/>
          <w:sz w:val="24"/>
          <w:szCs w:val="24"/>
          <w:lang w:val="en-GB"/>
        </w:rPr>
      </w:pPr>
      <w:r w:rsidRPr="000B2267">
        <w:rPr>
          <w:rFonts w:ascii="Arial" w:hAnsi="Arial" w:cs="Arial"/>
          <w:sz w:val="24"/>
          <w:szCs w:val="24"/>
          <w:lang w:val="en-GB"/>
        </w:rPr>
        <w:t>To improve classification reliability, we suggest adopting a hybrid decision strategy based on empirical model behavior:</w:t>
      </w:r>
    </w:p>
    <w:p w14:paraId="7133785B" w14:textId="27CC2021" w:rsidR="003474B4" w:rsidRPr="000B2267" w:rsidRDefault="003474B4" w:rsidP="003474B4">
      <w:pPr>
        <w:numPr>
          <w:ilvl w:val="0"/>
          <w:numId w:val="9"/>
        </w:numPr>
        <w:spacing w:line="360" w:lineRule="auto"/>
        <w:jc w:val="both"/>
        <w:rPr>
          <w:rFonts w:ascii="Arial" w:hAnsi="Arial" w:cs="Arial"/>
          <w:sz w:val="24"/>
          <w:szCs w:val="24"/>
          <w:lang w:val="en-GB"/>
        </w:rPr>
      </w:pPr>
      <w:r w:rsidRPr="000B2267">
        <w:rPr>
          <w:rFonts w:ascii="Arial" w:hAnsi="Arial" w:cs="Arial"/>
          <w:sz w:val="24"/>
          <w:szCs w:val="24"/>
          <w:lang w:val="en-GB"/>
        </w:rPr>
        <w:t xml:space="preserve">When the LOGO </w:t>
      </w:r>
      <w:r w:rsidR="008B6832">
        <w:rPr>
          <w:rFonts w:ascii="Arial" w:hAnsi="Arial" w:cs="Arial"/>
          <w:sz w:val="24"/>
          <w:szCs w:val="24"/>
          <w:lang w:val="en-GB"/>
        </w:rPr>
        <w:t>event</w:t>
      </w:r>
      <w:r w:rsidR="008B6832" w:rsidRPr="000B2267">
        <w:rPr>
          <w:rFonts w:ascii="Arial" w:hAnsi="Arial" w:cs="Arial"/>
          <w:sz w:val="24"/>
          <w:szCs w:val="24"/>
          <w:lang w:val="en-GB"/>
        </w:rPr>
        <w:t xml:space="preserve"> </w:t>
      </w:r>
      <w:r w:rsidRPr="000B2267">
        <w:rPr>
          <w:rFonts w:ascii="Arial" w:hAnsi="Arial" w:cs="Arial"/>
          <w:sz w:val="24"/>
          <w:szCs w:val="24"/>
          <w:lang w:val="en-GB"/>
        </w:rPr>
        <w:t>and meta-classifier agree, the shared prediction is accepted.</w:t>
      </w:r>
    </w:p>
    <w:p w14:paraId="5E9D332B" w14:textId="77777777" w:rsidR="003474B4" w:rsidRPr="000B2267" w:rsidRDefault="003474B4" w:rsidP="003474B4">
      <w:pPr>
        <w:numPr>
          <w:ilvl w:val="0"/>
          <w:numId w:val="9"/>
        </w:numPr>
        <w:spacing w:line="360" w:lineRule="auto"/>
        <w:jc w:val="both"/>
        <w:rPr>
          <w:rFonts w:ascii="Arial" w:hAnsi="Arial" w:cs="Arial"/>
          <w:sz w:val="24"/>
          <w:szCs w:val="24"/>
        </w:rPr>
      </w:pPr>
      <w:r w:rsidRPr="000B2267">
        <w:rPr>
          <w:rFonts w:ascii="Arial" w:hAnsi="Arial" w:cs="Arial"/>
          <w:sz w:val="24"/>
          <w:szCs w:val="24"/>
        </w:rPr>
        <w:t>In cases of disagreement:</w:t>
      </w:r>
    </w:p>
    <w:p w14:paraId="4FC0D90E" w14:textId="77777777" w:rsidR="003474B4" w:rsidRPr="000B2267" w:rsidRDefault="003474B4" w:rsidP="003474B4">
      <w:pPr>
        <w:numPr>
          <w:ilvl w:val="1"/>
          <w:numId w:val="9"/>
        </w:numPr>
        <w:spacing w:line="360" w:lineRule="auto"/>
        <w:jc w:val="both"/>
        <w:rPr>
          <w:rFonts w:ascii="Arial" w:hAnsi="Arial" w:cs="Arial"/>
          <w:sz w:val="24"/>
          <w:szCs w:val="24"/>
          <w:lang w:val="en-GB"/>
        </w:rPr>
      </w:pPr>
      <w:r w:rsidRPr="000B2267">
        <w:rPr>
          <w:rFonts w:ascii="Arial" w:hAnsi="Arial" w:cs="Arial"/>
          <w:sz w:val="24"/>
          <w:szCs w:val="24"/>
          <w:lang w:val="en-GB"/>
        </w:rPr>
        <w:t xml:space="preserve">If the meta-classifier predicts </w:t>
      </w:r>
      <w:r w:rsidRPr="000B2267">
        <w:rPr>
          <w:rFonts w:ascii="Arial" w:hAnsi="Arial" w:cs="Arial"/>
          <w:i/>
          <w:iCs/>
          <w:sz w:val="24"/>
          <w:szCs w:val="24"/>
          <w:lang w:val="en-GB"/>
        </w:rPr>
        <w:t>T. truncatus</w:t>
      </w:r>
      <w:r w:rsidRPr="000B2267">
        <w:rPr>
          <w:rFonts w:ascii="Arial" w:hAnsi="Arial" w:cs="Arial"/>
          <w:sz w:val="24"/>
          <w:szCs w:val="24"/>
          <w:lang w:val="en-GB"/>
        </w:rPr>
        <w:t>, its output is prioritized.</w:t>
      </w:r>
    </w:p>
    <w:p w14:paraId="3453BF29" w14:textId="3F86EA66" w:rsidR="003474B4" w:rsidRPr="000B2267" w:rsidRDefault="003474B4" w:rsidP="003474B4">
      <w:pPr>
        <w:numPr>
          <w:ilvl w:val="1"/>
          <w:numId w:val="9"/>
        </w:numPr>
        <w:spacing w:line="360" w:lineRule="auto"/>
        <w:jc w:val="both"/>
        <w:rPr>
          <w:rFonts w:ascii="Arial" w:hAnsi="Arial" w:cs="Arial"/>
          <w:sz w:val="24"/>
          <w:szCs w:val="24"/>
          <w:lang w:val="en-GB"/>
        </w:rPr>
      </w:pPr>
      <w:r w:rsidRPr="000B2267">
        <w:rPr>
          <w:rFonts w:ascii="Arial" w:hAnsi="Arial" w:cs="Arial"/>
          <w:sz w:val="24"/>
          <w:szCs w:val="24"/>
          <w:lang w:val="en-GB"/>
        </w:rPr>
        <w:t xml:space="preserve">For all other species, the LOGO </w:t>
      </w:r>
      <w:r w:rsidR="008B6832">
        <w:rPr>
          <w:rFonts w:ascii="Arial" w:hAnsi="Arial" w:cs="Arial"/>
          <w:sz w:val="24"/>
          <w:szCs w:val="24"/>
          <w:lang w:val="en-GB"/>
        </w:rPr>
        <w:t>event</w:t>
      </w:r>
      <w:r w:rsidR="008B6832" w:rsidRPr="000B2267">
        <w:rPr>
          <w:rFonts w:ascii="Arial" w:hAnsi="Arial" w:cs="Arial"/>
          <w:sz w:val="24"/>
          <w:szCs w:val="24"/>
          <w:lang w:val="en-GB"/>
        </w:rPr>
        <w:t xml:space="preserve"> </w:t>
      </w:r>
      <w:r w:rsidRPr="000B2267">
        <w:rPr>
          <w:rFonts w:ascii="Arial" w:hAnsi="Arial" w:cs="Arial"/>
          <w:sz w:val="24"/>
          <w:szCs w:val="24"/>
          <w:lang w:val="en-GB"/>
        </w:rPr>
        <w:t>prediction is retained.</w:t>
      </w:r>
    </w:p>
    <w:p w14:paraId="0BD94FE7" w14:textId="0CB6C04C" w:rsidR="003474B4" w:rsidRDefault="003474B4" w:rsidP="003474B4">
      <w:pPr>
        <w:spacing w:line="360" w:lineRule="auto"/>
        <w:jc w:val="both"/>
        <w:rPr>
          <w:rFonts w:ascii="Arial" w:hAnsi="Arial" w:cs="Arial"/>
          <w:sz w:val="24"/>
          <w:szCs w:val="24"/>
          <w:lang w:val="en-GB"/>
        </w:rPr>
      </w:pPr>
      <w:r>
        <w:rPr>
          <w:rFonts w:ascii="Arial" w:hAnsi="Arial" w:cs="Arial"/>
          <w:sz w:val="24"/>
          <w:szCs w:val="24"/>
          <w:lang w:val="en-GB"/>
        </w:rPr>
        <w:tab/>
      </w:r>
      <w:r w:rsidRPr="000B2267">
        <w:rPr>
          <w:rFonts w:ascii="Arial" w:hAnsi="Arial" w:cs="Arial"/>
          <w:sz w:val="24"/>
          <w:szCs w:val="24"/>
          <w:lang w:val="en-GB"/>
        </w:rPr>
        <w:t xml:space="preserve">This decision logic reflects the complementary strengths observed in our models: the LOGO </w:t>
      </w:r>
      <w:r w:rsidR="008B6832">
        <w:rPr>
          <w:rFonts w:ascii="Arial" w:hAnsi="Arial" w:cs="Arial"/>
          <w:sz w:val="24"/>
          <w:szCs w:val="24"/>
          <w:lang w:val="en-GB"/>
        </w:rPr>
        <w:t>event</w:t>
      </w:r>
      <w:r w:rsidR="008B6832" w:rsidRPr="000B2267">
        <w:rPr>
          <w:rFonts w:ascii="Arial" w:hAnsi="Arial" w:cs="Arial"/>
          <w:sz w:val="24"/>
          <w:szCs w:val="24"/>
          <w:lang w:val="en-GB"/>
        </w:rPr>
        <w:t xml:space="preserve"> </w:t>
      </w:r>
      <w:r w:rsidRPr="000B2267">
        <w:rPr>
          <w:rFonts w:ascii="Arial" w:hAnsi="Arial" w:cs="Arial"/>
          <w:sz w:val="24"/>
          <w:szCs w:val="24"/>
          <w:lang w:val="en-GB"/>
        </w:rPr>
        <w:t xml:space="preserve">classifier generally achieved higher recall across most species, while the meta-classifier was especially effective in recovering </w:t>
      </w:r>
      <w:r w:rsidRPr="000B2267">
        <w:rPr>
          <w:rFonts w:ascii="Arial" w:hAnsi="Arial" w:cs="Arial"/>
          <w:i/>
          <w:iCs/>
          <w:sz w:val="24"/>
          <w:szCs w:val="24"/>
          <w:lang w:val="en-GB"/>
        </w:rPr>
        <w:t>T. truncatus</w:t>
      </w:r>
      <w:r w:rsidRPr="000B2267">
        <w:rPr>
          <w:rFonts w:ascii="Arial" w:hAnsi="Arial" w:cs="Arial"/>
          <w:sz w:val="24"/>
          <w:szCs w:val="24"/>
          <w:lang w:val="en-GB"/>
        </w:rPr>
        <w:t xml:space="preserve"> </w:t>
      </w:r>
      <w:r w:rsidR="008B6832">
        <w:rPr>
          <w:rFonts w:ascii="Arial" w:hAnsi="Arial" w:cs="Arial"/>
          <w:sz w:val="24"/>
          <w:szCs w:val="24"/>
          <w:lang w:val="en-GB"/>
        </w:rPr>
        <w:t>events</w:t>
      </w:r>
      <w:r w:rsidRPr="000B2267">
        <w:rPr>
          <w:rFonts w:ascii="Arial" w:hAnsi="Arial" w:cs="Arial"/>
          <w:sz w:val="24"/>
          <w:szCs w:val="24"/>
          <w:lang w:val="en-GB"/>
        </w:rPr>
        <w:t xml:space="preserve">, which were frequently misclassified by base models. Because the task emphasizes </w:t>
      </w:r>
      <w:r w:rsidR="008B6832">
        <w:rPr>
          <w:rFonts w:ascii="Arial" w:hAnsi="Arial" w:cs="Arial"/>
          <w:sz w:val="24"/>
          <w:szCs w:val="24"/>
          <w:lang w:val="en-GB"/>
        </w:rPr>
        <w:t>event</w:t>
      </w:r>
      <w:r w:rsidRPr="000B2267">
        <w:rPr>
          <w:rFonts w:ascii="Arial" w:hAnsi="Arial" w:cs="Arial"/>
          <w:sz w:val="24"/>
          <w:szCs w:val="24"/>
          <w:lang w:val="en-GB"/>
        </w:rPr>
        <w:t xml:space="preserve">-level identification in imbalanced conditions, our workflow prioritizes </w:t>
      </w:r>
      <w:r>
        <w:rPr>
          <w:rFonts w:ascii="Arial" w:hAnsi="Arial" w:cs="Arial"/>
          <w:sz w:val="24"/>
          <w:szCs w:val="24"/>
          <w:lang w:val="en-GB"/>
        </w:rPr>
        <w:t xml:space="preserve">recall </w:t>
      </w:r>
      <w:r w:rsidRPr="000B2267">
        <w:rPr>
          <w:rFonts w:ascii="Arial" w:hAnsi="Arial" w:cs="Arial"/>
          <w:sz w:val="24"/>
          <w:szCs w:val="24"/>
          <w:lang w:val="en-GB"/>
        </w:rPr>
        <w:t>to minimize false negatives.</w:t>
      </w:r>
      <w:r>
        <w:rPr>
          <w:rFonts w:ascii="Arial" w:hAnsi="Arial" w:cs="Arial"/>
          <w:sz w:val="24"/>
          <w:szCs w:val="24"/>
          <w:lang w:val="en-GB"/>
        </w:rPr>
        <w:t xml:space="preserve"> </w:t>
      </w:r>
      <w:r w:rsidRPr="005E6FF8">
        <w:rPr>
          <w:rFonts w:ascii="Arial" w:hAnsi="Arial" w:cs="Arial"/>
          <w:sz w:val="24"/>
          <w:szCs w:val="24"/>
          <w:lang w:val="en-GB"/>
        </w:rPr>
        <w:t xml:space="preserve">We recognize that the use of K-Fold cross-validation in the presence of </w:t>
      </w:r>
      <w:r w:rsidR="008B6832">
        <w:rPr>
          <w:rFonts w:ascii="Arial" w:hAnsi="Arial" w:cs="Arial"/>
          <w:sz w:val="24"/>
          <w:szCs w:val="24"/>
          <w:lang w:val="en-GB"/>
        </w:rPr>
        <w:t>event</w:t>
      </w:r>
      <w:r w:rsidR="008B6832" w:rsidRPr="005E6FF8">
        <w:rPr>
          <w:rFonts w:ascii="Arial" w:hAnsi="Arial" w:cs="Arial"/>
          <w:sz w:val="24"/>
          <w:szCs w:val="24"/>
          <w:lang w:val="en-GB"/>
        </w:rPr>
        <w:t xml:space="preserve"> </w:t>
      </w:r>
      <w:r w:rsidRPr="005E6FF8">
        <w:rPr>
          <w:rFonts w:ascii="Arial" w:hAnsi="Arial" w:cs="Arial"/>
          <w:sz w:val="24"/>
          <w:szCs w:val="24"/>
          <w:lang w:val="en-GB"/>
        </w:rPr>
        <w:t xml:space="preserve">structure can lead to optimistic validation metrics due to potential </w:t>
      </w:r>
      <w:r w:rsidR="008B6832">
        <w:rPr>
          <w:rFonts w:ascii="Arial" w:hAnsi="Arial" w:cs="Arial"/>
          <w:sz w:val="24"/>
          <w:szCs w:val="24"/>
          <w:lang w:val="en-GB"/>
        </w:rPr>
        <w:t>event</w:t>
      </w:r>
      <w:r w:rsidR="008B6832" w:rsidRPr="005E6FF8">
        <w:rPr>
          <w:rFonts w:ascii="Arial" w:hAnsi="Arial" w:cs="Arial"/>
          <w:sz w:val="24"/>
          <w:szCs w:val="24"/>
          <w:lang w:val="en-GB"/>
        </w:rPr>
        <w:t xml:space="preserve"> </w:t>
      </w:r>
      <w:r w:rsidRPr="005E6FF8">
        <w:rPr>
          <w:rFonts w:ascii="Arial" w:hAnsi="Arial" w:cs="Arial"/>
          <w:sz w:val="24"/>
          <w:szCs w:val="24"/>
          <w:lang w:val="en-GB"/>
        </w:rPr>
        <w:t xml:space="preserve">leakage </w:t>
      </w:r>
      <w:r>
        <w:rPr>
          <w:rFonts w:ascii="Arial" w:hAnsi="Arial" w:cs="Arial"/>
          <w:sz w:val="24"/>
          <w:szCs w:val="24"/>
          <w:lang w:val="en-GB"/>
        </w:rPr>
        <w:t>but f</w:t>
      </w:r>
      <w:r w:rsidRPr="00320C99">
        <w:rPr>
          <w:rFonts w:ascii="Arial" w:hAnsi="Arial" w:cs="Arial"/>
          <w:sz w:val="24"/>
          <w:szCs w:val="24"/>
          <w:lang w:val="en-GB"/>
        </w:rPr>
        <w:t>eature importance analysis revealed that the meta-classifier did not over-rely on the K-Fold predictions and tended to down-weight them where they were inconsistent or less reliable.</w:t>
      </w:r>
      <w:r w:rsidRPr="00320C99">
        <w:rPr>
          <w:lang w:val="en-GB"/>
        </w:rPr>
        <w:t xml:space="preserve"> </w:t>
      </w:r>
      <w:r w:rsidRPr="00320C99">
        <w:rPr>
          <w:rFonts w:ascii="Arial" w:hAnsi="Arial" w:cs="Arial"/>
          <w:sz w:val="24"/>
          <w:szCs w:val="24"/>
          <w:lang w:val="en-GB"/>
        </w:rPr>
        <w:t xml:space="preserve">If the meta-classifier fails to generalize for certain </w:t>
      </w:r>
      <w:r w:rsidR="008B6832">
        <w:rPr>
          <w:rFonts w:ascii="Arial" w:hAnsi="Arial" w:cs="Arial"/>
          <w:sz w:val="24"/>
          <w:szCs w:val="24"/>
          <w:lang w:val="en-GB"/>
        </w:rPr>
        <w:t>species</w:t>
      </w:r>
      <w:r w:rsidRPr="00320C99">
        <w:rPr>
          <w:rFonts w:ascii="Arial" w:hAnsi="Arial" w:cs="Arial"/>
          <w:sz w:val="24"/>
          <w:szCs w:val="24"/>
          <w:lang w:val="en-GB"/>
        </w:rPr>
        <w:t xml:space="preserve">, it will likely reflect the intrinsic difficulty of those </w:t>
      </w:r>
      <w:r w:rsidR="008B6832">
        <w:rPr>
          <w:rFonts w:ascii="Arial" w:hAnsi="Arial" w:cs="Arial"/>
          <w:sz w:val="24"/>
          <w:szCs w:val="24"/>
          <w:lang w:val="en-GB"/>
        </w:rPr>
        <w:t>species</w:t>
      </w:r>
      <w:r w:rsidR="008B6832" w:rsidRPr="00320C99">
        <w:rPr>
          <w:rFonts w:ascii="Arial" w:hAnsi="Arial" w:cs="Arial"/>
          <w:sz w:val="24"/>
          <w:szCs w:val="24"/>
          <w:lang w:val="en-GB"/>
        </w:rPr>
        <w:t xml:space="preserve"> </w:t>
      </w:r>
      <w:r w:rsidRPr="00320C99">
        <w:rPr>
          <w:rFonts w:ascii="Arial" w:hAnsi="Arial" w:cs="Arial"/>
          <w:sz w:val="24"/>
          <w:szCs w:val="24"/>
          <w:lang w:val="en-GB"/>
        </w:rPr>
        <w:t>and limitations of current model assumptions, not flaws in validation design.</w:t>
      </w:r>
      <w:r>
        <w:rPr>
          <w:rFonts w:ascii="Arial" w:hAnsi="Arial" w:cs="Arial"/>
          <w:sz w:val="24"/>
          <w:szCs w:val="24"/>
          <w:lang w:val="en-GB"/>
        </w:rPr>
        <w:t xml:space="preserve"> </w:t>
      </w:r>
      <w:r w:rsidRPr="00603307">
        <w:rPr>
          <w:rFonts w:ascii="Arial" w:hAnsi="Arial" w:cs="Arial"/>
          <w:sz w:val="24"/>
          <w:szCs w:val="24"/>
          <w:lang w:val="en-GB"/>
        </w:rPr>
        <w:t xml:space="preserve">These </w:t>
      </w:r>
      <w:r w:rsidRPr="00603307">
        <w:rPr>
          <w:rFonts w:ascii="Arial" w:hAnsi="Arial" w:cs="Arial"/>
          <w:sz w:val="24"/>
          <w:szCs w:val="24"/>
          <w:lang w:val="en-GB"/>
        </w:rPr>
        <w:lastRenderedPageBreak/>
        <w:t xml:space="preserve">findings reinforce the value of </w:t>
      </w:r>
      <w:r w:rsidR="008B6832">
        <w:rPr>
          <w:rFonts w:ascii="Arial" w:hAnsi="Arial" w:cs="Arial"/>
          <w:sz w:val="24"/>
          <w:szCs w:val="24"/>
          <w:lang w:val="en-GB"/>
        </w:rPr>
        <w:t>event</w:t>
      </w:r>
      <w:r w:rsidRPr="00603307">
        <w:rPr>
          <w:rFonts w:ascii="Arial" w:hAnsi="Arial" w:cs="Arial"/>
          <w:sz w:val="24"/>
          <w:szCs w:val="24"/>
          <w:lang w:val="en-GB"/>
        </w:rPr>
        <w:t xml:space="preserve">-level predictions and suggest that a minimum of </w:t>
      </w:r>
      <w:r w:rsidR="00862F63">
        <w:rPr>
          <w:rFonts w:ascii="Arial" w:hAnsi="Arial" w:cs="Arial"/>
          <w:sz w:val="24"/>
          <w:szCs w:val="24"/>
          <w:lang w:val="en-GB"/>
        </w:rPr>
        <w:t>2</w:t>
      </w:r>
      <w:r w:rsidRPr="00603307">
        <w:rPr>
          <w:rFonts w:ascii="Arial" w:hAnsi="Arial" w:cs="Arial"/>
          <w:sz w:val="24"/>
          <w:szCs w:val="24"/>
          <w:lang w:val="en-GB"/>
        </w:rPr>
        <w:t xml:space="preserve">0 to </w:t>
      </w:r>
      <w:r w:rsidR="00862F63">
        <w:rPr>
          <w:rFonts w:ascii="Arial" w:hAnsi="Arial" w:cs="Arial"/>
          <w:sz w:val="24"/>
          <w:szCs w:val="24"/>
          <w:lang w:val="en-GB"/>
        </w:rPr>
        <w:t>3</w:t>
      </w:r>
      <w:r w:rsidRPr="00603307">
        <w:rPr>
          <w:rFonts w:ascii="Arial" w:hAnsi="Arial" w:cs="Arial"/>
          <w:sz w:val="24"/>
          <w:szCs w:val="24"/>
          <w:lang w:val="en-GB"/>
        </w:rPr>
        <w:t>0 whistles may be needed to ensure robust performance in practical applications.</w:t>
      </w:r>
    </w:p>
    <w:p w14:paraId="2ADB19C0" w14:textId="77777777" w:rsidR="003474B4" w:rsidRPr="00ED4675" w:rsidRDefault="003474B4" w:rsidP="003474B4">
      <w:pPr>
        <w:spacing w:line="360" w:lineRule="auto"/>
        <w:jc w:val="both"/>
        <w:rPr>
          <w:rFonts w:ascii="Arial" w:hAnsi="Arial" w:cs="Arial"/>
          <w:sz w:val="24"/>
          <w:szCs w:val="24"/>
          <w:lang w:val="en-GB"/>
        </w:rPr>
      </w:pPr>
      <w:r>
        <w:rPr>
          <w:rFonts w:ascii="Arial" w:hAnsi="Arial" w:cs="Arial"/>
          <w:sz w:val="24"/>
          <w:szCs w:val="24"/>
          <w:lang w:val="en-GB"/>
        </w:rPr>
        <w:tab/>
      </w:r>
      <w:r w:rsidRPr="00ED4675">
        <w:rPr>
          <w:rFonts w:ascii="Arial" w:hAnsi="Arial" w:cs="Arial"/>
          <w:sz w:val="24"/>
          <w:szCs w:val="24"/>
          <w:lang w:val="en-GB"/>
        </w:rPr>
        <w:t xml:space="preserve">Taxonomic identification of biological sounds is fundamental to the effective use of passive acoustic monitoring (PAM) in ecological research and conservation. Reliable classification of species-specific vocalizations enables investigations into distribution patterns, </w:t>
      </w:r>
      <w:r>
        <w:rPr>
          <w:rFonts w:ascii="Arial" w:hAnsi="Arial" w:cs="Arial"/>
          <w:sz w:val="24"/>
          <w:szCs w:val="24"/>
          <w:lang w:val="en-GB"/>
        </w:rPr>
        <w:t xml:space="preserve">behaviour and </w:t>
      </w:r>
      <w:r w:rsidRPr="00ED4675">
        <w:rPr>
          <w:rFonts w:ascii="Arial" w:hAnsi="Arial" w:cs="Arial"/>
          <w:sz w:val="24"/>
          <w:szCs w:val="24"/>
          <w:lang w:val="en-GB"/>
        </w:rPr>
        <w:t>population abundance, and can inform management strategies and environmental impact assessments (Webber et al., 2022; Fleishman et al., 2023). Additionally, acoustic classification can support studies of geographic variation and connectivity between subpopulations (Papale et al., 2014). The whistle classifier developed in this study demonstrates practical utility for both scientific research and regulatory monitoring. It can be integrated into various acoustic data collection platforms</w:t>
      </w:r>
      <w:r>
        <w:rPr>
          <w:rFonts w:ascii="Arial" w:hAnsi="Arial" w:cs="Arial"/>
          <w:sz w:val="24"/>
          <w:szCs w:val="24"/>
          <w:lang w:val="en-GB"/>
        </w:rPr>
        <w:t xml:space="preserve">, </w:t>
      </w:r>
      <w:r w:rsidRPr="00ED4675">
        <w:rPr>
          <w:rFonts w:ascii="Arial" w:hAnsi="Arial" w:cs="Arial"/>
          <w:sz w:val="24"/>
          <w:szCs w:val="24"/>
          <w:lang w:val="en-GB"/>
        </w:rPr>
        <w:t>including fixed autonomous recorders, vessel-towed arrays, and unmanned autonomous vehicles</w:t>
      </w:r>
      <w:r>
        <w:rPr>
          <w:rFonts w:ascii="Arial" w:hAnsi="Arial" w:cs="Arial"/>
          <w:sz w:val="24"/>
          <w:szCs w:val="24"/>
          <w:lang w:val="en-GB"/>
        </w:rPr>
        <w:t xml:space="preserve">, </w:t>
      </w:r>
      <w:r w:rsidRPr="00ED4675">
        <w:rPr>
          <w:rFonts w:ascii="Arial" w:hAnsi="Arial" w:cs="Arial"/>
          <w:sz w:val="24"/>
          <w:szCs w:val="24"/>
          <w:lang w:val="en-GB"/>
        </w:rPr>
        <w:t xml:space="preserve">facilitating long-term and large-scale monitoring efforts. While the current implementation was tested in the context of the Santos Basin, </w:t>
      </w:r>
      <w:bookmarkStart w:id="27" w:name="_Hlk198491082"/>
      <w:r w:rsidRPr="00ED4675">
        <w:rPr>
          <w:rFonts w:ascii="Arial" w:hAnsi="Arial" w:cs="Arial"/>
          <w:sz w:val="24"/>
          <w:szCs w:val="24"/>
          <w:lang w:val="en-GB"/>
        </w:rPr>
        <w:t>the methodology and approach are broadly applicable and can be adapted for use in other regions to support the ecological study and conservation of delphinids in diverse marine environments.</w:t>
      </w:r>
      <w:bookmarkEnd w:id="27"/>
    </w:p>
    <w:p w14:paraId="538F67B0" w14:textId="77777777" w:rsidR="00074C72" w:rsidRDefault="00074C72" w:rsidP="00D14A68">
      <w:pPr>
        <w:spacing w:line="360" w:lineRule="auto"/>
        <w:jc w:val="both"/>
        <w:rPr>
          <w:rFonts w:ascii="Arial" w:hAnsi="Arial" w:cs="Arial"/>
          <w:sz w:val="24"/>
          <w:szCs w:val="24"/>
          <w:lang w:val="en-GB"/>
        </w:rPr>
      </w:pPr>
    </w:p>
    <w:p w14:paraId="1E77B87C" w14:textId="4B9ADA10" w:rsidR="00074C72" w:rsidRPr="007055CE" w:rsidRDefault="00074C72" w:rsidP="00D14A68">
      <w:pPr>
        <w:spacing w:line="360" w:lineRule="auto"/>
        <w:jc w:val="both"/>
        <w:rPr>
          <w:rFonts w:ascii="Arial" w:hAnsi="Arial" w:cs="Arial"/>
          <w:b/>
          <w:bCs/>
          <w:sz w:val="24"/>
          <w:szCs w:val="24"/>
        </w:rPr>
      </w:pPr>
      <w:r w:rsidRPr="007055CE">
        <w:rPr>
          <w:rFonts w:ascii="Arial" w:hAnsi="Arial" w:cs="Arial"/>
          <w:b/>
          <w:bCs/>
          <w:sz w:val="24"/>
          <w:szCs w:val="24"/>
        </w:rPr>
        <w:t>REFERENCES</w:t>
      </w:r>
    </w:p>
    <w:p w14:paraId="07717247" w14:textId="77777777" w:rsidR="00074C72" w:rsidRPr="007055CE" w:rsidRDefault="00074C72" w:rsidP="00D14A68">
      <w:pPr>
        <w:spacing w:line="360" w:lineRule="auto"/>
        <w:jc w:val="both"/>
        <w:rPr>
          <w:rFonts w:ascii="Arial" w:hAnsi="Arial" w:cs="Arial"/>
          <w:sz w:val="24"/>
          <w:szCs w:val="24"/>
        </w:rPr>
      </w:pPr>
    </w:p>
    <w:p w14:paraId="26E8526E" w14:textId="7AD12BA9" w:rsidR="00E32E79" w:rsidRDefault="00E32E79" w:rsidP="0046178D">
      <w:pPr>
        <w:spacing w:line="360" w:lineRule="auto"/>
        <w:jc w:val="both"/>
        <w:rPr>
          <w:rFonts w:ascii="Arial" w:hAnsi="Arial" w:cs="Arial"/>
          <w:sz w:val="24"/>
          <w:szCs w:val="24"/>
          <w:lang w:val="en-GB"/>
        </w:rPr>
      </w:pPr>
      <w:r w:rsidRPr="00E32E79">
        <w:rPr>
          <w:rFonts w:ascii="Arial" w:hAnsi="Arial" w:cs="Arial"/>
          <w:sz w:val="24"/>
          <w:szCs w:val="24"/>
        </w:rPr>
        <w:t xml:space="preserve">Sousa-Lima, R.S., Norris, T.F., Oswald, J.N. and Fernandes, D.P., 2013. </w:t>
      </w:r>
      <w:r w:rsidRPr="00E32E79">
        <w:rPr>
          <w:rFonts w:ascii="Arial" w:hAnsi="Arial" w:cs="Arial"/>
          <w:sz w:val="24"/>
          <w:szCs w:val="24"/>
          <w:lang w:val="en-GB"/>
        </w:rPr>
        <w:t>A review and inventory of fixed autonomous recorders for passive acoustic monitoring of marine mammals. Aquatic Mammals, 39(1), pp.23-53.</w:t>
      </w:r>
    </w:p>
    <w:p w14:paraId="65936B57" w14:textId="77777777" w:rsidR="00577A8F" w:rsidRDefault="00577A8F" w:rsidP="00577A8F">
      <w:pPr>
        <w:spacing w:line="360" w:lineRule="auto"/>
        <w:jc w:val="both"/>
        <w:rPr>
          <w:rFonts w:ascii="Arial" w:hAnsi="Arial" w:cs="Arial"/>
          <w:sz w:val="24"/>
          <w:szCs w:val="24"/>
          <w:lang w:val="en-GB"/>
        </w:rPr>
      </w:pPr>
    </w:p>
    <w:p w14:paraId="75202E89" w14:textId="5AE86431" w:rsidR="00577A8F" w:rsidRDefault="00577A8F" w:rsidP="00577A8F">
      <w:pPr>
        <w:spacing w:line="360" w:lineRule="auto"/>
        <w:jc w:val="both"/>
        <w:rPr>
          <w:rFonts w:ascii="Arial" w:hAnsi="Arial" w:cs="Arial"/>
          <w:sz w:val="24"/>
          <w:szCs w:val="24"/>
          <w:lang w:val="en-GB"/>
        </w:rPr>
      </w:pPr>
      <w:r w:rsidRPr="00577A8F">
        <w:rPr>
          <w:rFonts w:ascii="Arial" w:hAnsi="Arial" w:cs="Arial"/>
          <w:sz w:val="24"/>
          <w:szCs w:val="24"/>
          <w:lang w:val="en-GB"/>
        </w:rPr>
        <w:t>O</w:t>
      </w:r>
      <w:r w:rsidR="00E1139B">
        <w:rPr>
          <w:rFonts w:ascii="Arial" w:hAnsi="Arial" w:cs="Arial"/>
          <w:sz w:val="24"/>
          <w:szCs w:val="24"/>
          <w:lang w:val="en-GB"/>
        </w:rPr>
        <w:t>l</w:t>
      </w:r>
      <w:r w:rsidRPr="00577A8F">
        <w:rPr>
          <w:rFonts w:ascii="Arial" w:hAnsi="Arial" w:cs="Arial"/>
          <w:sz w:val="24"/>
          <w:szCs w:val="24"/>
          <w:lang w:val="en-GB"/>
        </w:rPr>
        <w:t xml:space="preserve">eson, E.M., Barlow, J., Gordon, J., Rankin, S. and Hildebrand, J.A. (2003), LOW FREQUENCY CALLS OF BRYDE'S WHALES. </w:t>
      </w:r>
      <w:r w:rsidRPr="00E1139B">
        <w:rPr>
          <w:rFonts w:ascii="Arial" w:hAnsi="Arial" w:cs="Arial"/>
          <w:sz w:val="24"/>
          <w:szCs w:val="24"/>
          <w:lang w:val="en-GB"/>
        </w:rPr>
        <w:t>Marine Mammal Science, 19: 407-419. </w:t>
      </w:r>
      <w:r>
        <w:fldChar w:fldCharType="begin"/>
      </w:r>
      <w:r w:rsidRPr="00566475">
        <w:rPr>
          <w:lang w:val="en-GB"/>
          <w:rPrChange w:id="28" w:author="Alexandre Douglas Paro" w:date="2025-07-06T20:05:00Z" w16du:dateUtc="2025-07-06T23:05:00Z">
            <w:rPr/>
          </w:rPrChange>
        </w:rPr>
        <w:instrText>HYPERLINK "https://doi.org/10.1111/j.1748-7692.2003.tb01119.x"</w:instrText>
      </w:r>
      <w:r>
        <w:fldChar w:fldCharType="separate"/>
      </w:r>
      <w:r w:rsidRPr="00E1139B">
        <w:rPr>
          <w:rStyle w:val="Hyperlink"/>
          <w:rFonts w:ascii="Arial" w:hAnsi="Arial" w:cs="Arial"/>
          <w:sz w:val="24"/>
          <w:szCs w:val="24"/>
          <w:lang w:val="en-GB"/>
        </w:rPr>
        <w:t>https://doi.org/10.1111/j.1748-7692.2003.tb01119.x</w:t>
      </w:r>
      <w:r>
        <w:fldChar w:fldCharType="end"/>
      </w:r>
    </w:p>
    <w:p w14:paraId="3DEE47E7" w14:textId="77777777" w:rsidR="00577A8F" w:rsidRDefault="00577A8F" w:rsidP="00577A8F">
      <w:pPr>
        <w:spacing w:line="360" w:lineRule="auto"/>
        <w:jc w:val="both"/>
        <w:rPr>
          <w:rFonts w:ascii="Arial" w:hAnsi="Arial" w:cs="Arial"/>
          <w:sz w:val="24"/>
          <w:szCs w:val="24"/>
          <w:lang w:val="en-GB"/>
        </w:rPr>
      </w:pPr>
    </w:p>
    <w:p w14:paraId="6389CAD6" w14:textId="3D68B623" w:rsidR="00577A8F" w:rsidRPr="0046178D" w:rsidRDefault="00577A8F" w:rsidP="00577A8F">
      <w:pPr>
        <w:spacing w:line="360" w:lineRule="auto"/>
        <w:jc w:val="both"/>
        <w:rPr>
          <w:rFonts w:ascii="Arial" w:hAnsi="Arial" w:cs="Arial"/>
          <w:sz w:val="24"/>
          <w:szCs w:val="24"/>
          <w:lang w:val="en-GB"/>
        </w:rPr>
      </w:pPr>
      <w:r w:rsidRPr="00577A8F">
        <w:rPr>
          <w:rFonts w:ascii="Arial" w:hAnsi="Arial" w:cs="Arial"/>
          <w:sz w:val="24"/>
          <w:szCs w:val="24"/>
          <w:lang w:val="en-GB"/>
        </w:rPr>
        <w:lastRenderedPageBreak/>
        <w:t>ŠIROVIĆ, Ana; HILDEBRAND, John A.; WIGGINS, Sean M. Blue and fin whale call source levels and propagation range in the Southern Ocean. </w:t>
      </w:r>
      <w:r w:rsidRPr="00577A8F">
        <w:rPr>
          <w:rFonts w:ascii="Arial" w:hAnsi="Arial" w:cs="Arial"/>
          <w:b/>
          <w:bCs/>
          <w:sz w:val="24"/>
          <w:szCs w:val="24"/>
          <w:lang w:val="en-GB"/>
        </w:rPr>
        <w:t>The Journal of the Acoustical Society of America</w:t>
      </w:r>
      <w:r w:rsidRPr="00577A8F">
        <w:rPr>
          <w:rFonts w:ascii="Arial" w:hAnsi="Arial" w:cs="Arial"/>
          <w:sz w:val="24"/>
          <w:szCs w:val="24"/>
          <w:lang w:val="en-GB"/>
        </w:rPr>
        <w:t>, v. 122, n. 2, p. 1208-1215, 2007.</w:t>
      </w:r>
    </w:p>
    <w:p w14:paraId="53E0A6E5" w14:textId="77777777" w:rsidR="00577A8F" w:rsidRDefault="00577A8F" w:rsidP="0046178D">
      <w:pPr>
        <w:spacing w:line="360" w:lineRule="auto"/>
        <w:jc w:val="both"/>
        <w:rPr>
          <w:rFonts w:ascii="Arial" w:hAnsi="Arial" w:cs="Arial"/>
          <w:sz w:val="24"/>
          <w:szCs w:val="24"/>
          <w:lang w:val="en-GB"/>
        </w:rPr>
      </w:pPr>
    </w:p>
    <w:p w14:paraId="737A3B79" w14:textId="2A6BD812" w:rsidR="00577A8F" w:rsidRDefault="00577A8F" w:rsidP="0046178D">
      <w:pPr>
        <w:spacing w:line="360" w:lineRule="auto"/>
        <w:jc w:val="both"/>
        <w:rPr>
          <w:rFonts w:ascii="Arial" w:hAnsi="Arial" w:cs="Arial"/>
          <w:sz w:val="24"/>
          <w:szCs w:val="24"/>
          <w:lang w:val="en-GB"/>
        </w:rPr>
      </w:pPr>
      <w:r w:rsidRPr="00577A8F">
        <w:rPr>
          <w:rFonts w:ascii="Arial" w:hAnsi="Arial" w:cs="Arial"/>
          <w:sz w:val="24"/>
          <w:szCs w:val="24"/>
          <w:lang w:val="en-GB"/>
        </w:rPr>
        <w:t>BAUMGARTNER, Mark F. et al. Low frequency vocalizations attributed to sei whales (Balaenoptera borealis). </w:t>
      </w:r>
      <w:r w:rsidRPr="00577A8F">
        <w:rPr>
          <w:rFonts w:ascii="Arial" w:hAnsi="Arial" w:cs="Arial"/>
          <w:b/>
          <w:bCs/>
          <w:sz w:val="24"/>
          <w:szCs w:val="24"/>
          <w:lang w:val="en-GB"/>
        </w:rPr>
        <w:t>The Journal of the Acoustical Society of America</w:t>
      </w:r>
      <w:r w:rsidRPr="00577A8F">
        <w:rPr>
          <w:rFonts w:ascii="Arial" w:hAnsi="Arial" w:cs="Arial"/>
          <w:sz w:val="24"/>
          <w:szCs w:val="24"/>
          <w:lang w:val="en-GB"/>
        </w:rPr>
        <w:t>, v. 124, n. 2, p. 1339-1349, 2008.</w:t>
      </w:r>
    </w:p>
    <w:p w14:paraId="00844550" w14:textId="77777777" w:rsidR="00E1139B" w:rsidRDefault="00E1139B" w:rsidP="0046178D">
      <w:pPr>
        <w:spacing w:line="360" w:lineRule="auto"/>
        <w:jc w:val="both"/>
        <w:rPr>
          <w:rFonts w:ascii="Arial" w:hAnsi="Arial" w:cs="Arial"/>
          <w:sz w:val="24"/>
          <w:szCs w:val="24"/>
          <w:lang w:val="en-GB"/>
        </w:rPr>
      </w:pPr>
    </w:p>
    <w:p w14:paraId="17AAF5E2" w14:textId="77777777" w:rsidR="007E06FB" w:rsidRDefault="007E06FB" w:rsidP="0046178D">
      <w:pPr>
        <w:spacing w:line="360" w:lineRule="auto"/>
        <w:jc w:val="both"/>
        <w:rPr>
          <w:rFonts w:ascii="Arial" w:hAnsi="Arial" w:cs="Arial"/>
          <w:sz w:val="24"/>
          <w:szCs w:val="24"/>
          <w:lang w:val="en-GB"/>
        </w:rPr>
      </w:pPr>
    </w:p>
    <w:p w14:paraId="723CAC94" w14:textId="77777777" w:rsidR="007E06FB" w:rsidRDefault="007E06FB" w:rsidP="0046178D">
      <w:pPr>
        <w:spacing w:line="360" w:lineRule="auto"/>
        <w:jc w:val="both"/>
        <w:rPr>
          <w:rFonts w:ascii="Arial" w:hAnsi="Arial" w:cs="Arial"/>
          <w:sz w:val="24"/>
          <w:szCs w:val="24"/>
          <w:lang w:val="en-GB"/>
        </w:rPr>
      </w:pPr>
      <w:r w:rsidRPr="007E06FB">
        <w:rPr>
          <w:rFonts w:ascii="Arial" w:hAnsi="Arial" w:cs="Arial"/>
          <w:sz w:val="24"/>
          <w:szCs w:val="24"/>
          <w:lang w:val="en-GB"/>
        </w:rPr>
        <w:t xml:space="preserve">AU, Whitlow W. </w:t>
      </w:r>
      <w:r w:rsidRPr="007E06FB">
        <w:rPr>
          <w:rFonts w:ascii="Arial" w:hAnsi="Arial" w:cs="Arial"/>
          <w:b/>
          <w:bCs/>
          <w:sz w:val="24"/>
          <w:szCs w:val="24"/>
          <w:lang w:val="en-GB"/>
        </w:rPr>
        <w:t>The sonar of dolphins</w:t>
      </w:r>
      <w:r w:rsidRPr="007E06FB">
        <w:rPr>
          <w:rFonts w:ascii="Arial" w:hAnsi="Arial" w:cs="Arial"/>
          <w:sz w:val="24"/>
          <w:szCs w:val="24"/>
          <w:lang w:val="en-GB"/>
        </w:rPr>
        <w:t xml:space="preserve">. New York: Springer-Verlag, 1993. </w:t>
      </w:r>
    </w:p>
    <w:p w14:paraId="001E22A8" w14:textId="5E01924E" w:rsidR="007E06FB" w:rsidRDefault="007E06FB" w:rsidP="0046178D">
      <w:pPr>
        <w:spacing w:line="360" w:lineRule="auto"/>
        <w:jc w:val="both"/>
        <w:rPr>
          <w:rFonts w:ascii="Arial" w:hAnsi="Arial" w:cs="Arial"/>
          <w:sz w:val="24"/>
          <w:szCs w:val="24"/>
          <w:lang w:val="en-GB"/>
        </w:rPr>
      </w:pPr>
      <w:r w:rsidRPr="007E06FB">
        <w:rPr>
          <w:rFonts w:ascii="Arial" w:hAnsi="Arial" w:cs="Arial"/>
          <w:sz w:val="24"/>
          <w:szCs w:val="24"/>
          <w:lang w:val="en-GB"/>
        </w:rPr>
        <w:t xml:space="preserve">JANIK, Vincent M. </w:t>
      </w:r>
      <w:r w:rsidRPr="007E06FB">
        <w:rPr>
          <w:rFonts w:ascii="Arial" w:hAnsi="Arial" w:cs="Arial"/>
          <w:b/>
          <w:bCs/>
          <w:sz w:val="24"/>
          <w:szCs w:val="24"/>
          <w:lang w:val="en-GB"/>
        </w:rPr>
        <w:t>Acoustic communication in delphinids</w:t>
      </w:r>
      <w:r w:rsidRPr="007E06FB">
        <w:rPr>
          <w:rFonts w:ascii="Arial" w:hAnsi="Arial" w:cs="Arial"/>
          <w:sz w:val="24"/>
          <w:szCs w:val="24"/>
          <w:lang w:val="en-GB"/>
        </w:rPr>
        <w:t xml:space="preserve">. </w:t>
      </w:r>
      <w:r w:rsidRPr="007E06FB">
        <w:rPr>
          <w:rFonts w:ascii="Arial" w:hAnsi="Arial" w:cs="Arial"/>
          <w:i/>
          <w:iCs/>
          <w:sz w:val="24"/>
          <w:szCs w:val="24"/>
          <w:lang w:val="en-GB"/>
        </w:rPr>
        <w:t>In</w:t>
      </w:r>
      <w:r w:rsidRPr="007E06FB">
        <w:rPr>
          <w:rFonts w:ascii="Arial" w:hAnsi="Arial" w:cs="Arial"/>
          <w:sz w:val="24"/>
          <w:szCs w:val="24"/>
          <w:lang w:val="en-GB"/>
        </w:rPr>
        <w:t xml:space="preserve">: Advances in the Study of Behavior. </w:t>
      </w:r>
      <w:r w:rsidRPr="007055CE">
        <w:rPr>
          <w:rFonts w:ascii="Arial" w:hAnsi="Arial" w:cs="Arial"/>
          <w:sz w:val="24"/>
          <w:szCs w:val="24"/>
          <w:lang w:val="en-GB"/>
        </w:rPr>
        <w:t>[S.l.], Academic Press, 2009, v40, Cap. 4, p. 123-157.</w:t>
      </w:r>
    </w:p>
    <w:p w14:paraId="2689025E" w14:textId="1CB5A8EC" w:rsidR="00E1139B" w:rsidRPr="00E1139B" w:rsidRDefault="00E1139B" w:rsidP="0046178D">
      <w:pPr>
        <w:spacing w:line="360" w:lineRule="auto"/>
        <w:jc w:val="both"/>
        <w:rPr>
          <w:rFonts w:ascii="Arial" w:hAnsi="Arial" w:cs="Arial"/>
          <w:sz w:val="24"/>
          <w:szCs w:val="24"/>
          <w:lang w:val="en-GB"/>
        </w:rPr>
      </w:pPr>
      <w:r w:rsidRPr="00E1139B">
        <w:rPr>
          <w:rFonts w:ascii="Arial" w:hAnsi="Arial" w:cs="Arial"/>
          <w:sz w:val="24"/>
          <w:szCs w:val="24"/>
          <w:lang w:val="en-GB"/>
        </w:rPr>
        <w:t xml:space="preserve">TYACK, Peter L; CLARK, Christopher W. Communication and acoustic behavior of dolphins and whales. </w:t>
      </w:r>
      <w:r w:rsidRPr="00E1139B">
        <w:rPr>
          <w:rFonts w:ascii="Arial" w:hAnsi="Arial" w:cs="Arial"/>
          <w:i/>
          <w:iCs/>
          <w:sz w:val="24"/>
          <w:szCs w:val="24"/>
          <w:lang w:val="en-GB"/>
        </w:rPr>
        <w:t>In</w:t>
      </w:r>
      <w:r w:rsidRPr="00E1139B">
        <w:rPr>
          <w:rFonts w:ascii="Arial" w:hAnsi="Arial" w:cs="Arial"/>
          <w:sz w:val="24"/>
          <w:szCs w:val="24"/>
          <w:lang w:val="en-GB"/>
        </w:rPr>
        <w:t xml:space="preserve">: </w:t>
      </w:r>
      <w:r w:rsidRPr="00E1139B">
        <w:rPr>
          <w:rFonts w:ascii="Arial" w:hAnsi="Arial" w:cs="Arial"/>
          <w:b/>
          <w:bCs/>
          <w:sz w:val="24"/>
          <w:szCs w:val="24"/>
          <w:lang w:val="en-GB"/>
        </w:rPr>
        <w:t>Hearing by whales and dolphins</w:t>
      </w:r>
      <w:r w:rsidRPr="00E1139B">
        <w:rPr>
          <w:rFonts w:ascii="Arial" w:hAnsi="Arial" w:cs="Arial"/>
          <w:sz w:val="24"/>
          <w:szCs w:val="24"/>
          <w:lang w:val="en-GB"/>
        </w:rPr>
        <w:t>. New York: Springer, 2000, p. 156-224.</w:t>
      </w:r>
    </w:p>
    <w:p w14:paraId="12A3167D" w14:textId="77777777" w:rsidR="007E06FB" w:rsidRDefault="007E06FB" w:rsidP="007E06FB">
      <w:pPr>
        <w:spacing w:line="360" w:lineRule="auto"/>
        <w:jc w:val="both"/>
        <w:rPr>
          <w:rFonts w:ascii="Arial" w:hAnsi="Arial" w:cs="Arial"/>
          <w:sz w:val="24"/>
          <w:szCs w:val="24"/>
          <w:lang w:val="en-GB"/>
        </w:rPr>
      </w:pPr>
      <w:r w:rsidRPr="00074C72">
        <w:rPr>
          <w:rFonts w:ascii="Arial" w:hAnsi="Arial" w:cs="Arial"/>
          <w:sz w:val="24"/>
          <w:szCs w:val="24"/>
          <w:lang w:val="en-GB"/>
        </w:rPr>
        <w:t>LAMMERS, Marc O.; OSWALD, Julie N. Analyzing the acoustic communication of dolph</w:t>
      </w:r>
      <w:r>
        <w:rPr>
          <w:rFonts w:ascii="Arial" w:hAnsi="Arial" w:cs="Arial"/>
          <w:sz w:val="24"/>
          <w:szCs w:val="24"/>
          <w:lang w:val="en-GB"/>
        </w:rPr>
        <w:t>i</w:t>
      </w:r>
      <w:r w:rsidRPr="00074C72">
        <w:rPr>
          <w:rFonts w:ascii="Arial" w:hAnsi="Arial" w:cs="Arial"/>
          <w:sz w:val="24"/>
          <w:szCs w:val="24"/>
          <w:lang w:val="en-GB"/>
        </w:rPr>
        <w:t>ns. </w:t>
      </w:r>
      <w:r w:rsidRPr="00AE5A30">
        <w:rPr>
          <w:rFonts w:ascii="Arial" w:hAnsi="Arial" w:cs="Arial"/>
          <w:b/>
          <w:bCs/>
          <w:sz w:val="24"/>
          <w:szCs w:val="24"/>
          <w:lang w:val="en-GB"/>
        </w:rPr>
        <w:t>Dolphin communication and cognition: Past, present, and future</w:t>
      </w:r>
      <w:r w:rsidRPr="00AE5A30">
        <w:rPr>
          <w:rFonts w:ascii="Arial" w:hAnsi="Arial" w:cs="Arial"/>
          <w:sz w:val="24"/>
          <w:szCs w:val="24"/>
          <w:lang w:val="en-GB"/>
        </w:rPr>
        <w:t>,</w:t>
      </w:r>
      <w:r>
        <w:rPr>
          <w:rFonts w:ascii="Arial" w:hAnsi="Arial" w:cs="Arial"/>
          <w:sz w:val="24"/>
          <w:szCs w:val="24"/>
          <w:lang w:val="en-GB"/>
        </w:rPr>
        <w:t xml:space="preserve"> </w:t>
      </w:r>
      <w:r w:rsidRPr="00AE5A30">
        <w:rPr>
          <w:rFonts w:ascii="Arial" w:hAnsi="Arial" w:cs="Arial"/>
          <w:sz w:val="24"/>
          <w:szCs w:val="24"/>
          <w:lang w:val="en-GB"/>
        </w:rPr>
        <w:t xml:space="preserve">v.107, 2015. Pg </w:t>
      </w:r>
      <w:r>
        <w:rPr>
          <w:rFonts w:ascii="Arial" w:hAnsi="Arial" w:cs="Arial"/>
          <w:sz w:val="24"/>
          <w:szCs w:val="24"/>
          <w:lang w:val="en-GB"/>
        </w:rPr>
        <w:t>107 -</w:t>
      </w:r>
      <w:r w:rsidRPr="00AE5A30">
        <w:rPr>
          <w:rFonts w:ascii="Arial" w:hAnsi="Arial" w:cs="Arial"/>
          <w:sz w:val="24"/>
          <w:szCs w:val="24"/>
          <w:lang w:val="en-GB"/>
        </w:rPr>
        <w:t>1</w:t>
      </w:r>
      <w:r>
        <w:rPr>
          <w:rFonts w:ascii="Arial" w:hAnsi="Arial" w:cs="Arial"/>
          <w:sz w:val="24"/>
          <w:szCs w:val="24"/>
          <w:lang w:val="en-GB"/>
        </w:rPr>
        <w:t xml:space="preserve">37. Eds. </w:t>
      </w:r>
      <w:r w:rsidRPr="0046178D">
        <w:rPr>
          <w:rFonts w:ascii="Arial" w:hAnsi="Arial" w:cs="Arial"/>
          <w:sz w:val="24"/>
          <w:szCs w:val="24"/>
          <w:lang w:val="en-GB"/>
        </w:rPr>
        <w:t>Denise L. Herzing, Christine M. Johnson</w:t>
      </w:r>
      <w:r>
        <w:rPr>
          <w:rFonts w:ascii="Arial" w:hAnsi="Arial" w:cs="Arial"/>
          <w:sz w:val="24"/>
          <w:szCs w:val="24"/>
          <w:lang w:val="en-GB"/>
        </w:rPr>
        <w:t xml:space="preserve">. </w:t>
      </w:r>
      <w:r w:rsidRPr="0046178D">
        <w:rPr>
          <w:rFonts w:ascii="Arial" w:hAnsi="Arial" w:cs="Arial"/>
          <w:sz w:val="24"/>
          <w:szCs w:val="24"/>
          <w:lang w:val="en-GB"/>
        </w:rPr>
        <w:t>MIT Press</w:t>
      </w:r>
    </w:p>
    <w:p w14:paraId="0F2B9797" w14:textId="1965E9F8" w:rsidR="00074C72" w:rsidRDefault="00CF5527" w:rsidP="00D14A68">
      <w:pPr>
        <w:spacing w:line="360" w:lineRule="auto"/>
        <w:jc w:val="both"/>
        <w:rPr>
          <w:rFonts w:ascii="Arial" w:hAnsi="Arial" w:cs="Arial"/>
          <w:sz w:val="24"/>
          <w:szCs w:val="24"/>
          <w:lang w:val="en-GB"/>
        </w:rPr>
      </w:pPr>
      <w:r w:rsidRPr="00CF5527">
        <w:rPr>
          <w:rFonts w:ascii="Arial" w:hAnsi="Arial" w:cs="Arial"/>
          <w:sz w:val="24"/>
          <w:szCs w:val="24"/>
          <w:lang w:val="en-GB"/>
        </w:rPr>
        <w:t>Rankin, S., Oswald, J.N. and Barlow, J., 2008. Acoustic behavior of dolphins in the Pacific Ocean: Implications for using passive acoustic methods for population studies. Canadian Acoustics, 36(1), pp.88-92.</w:t>
      </w:r>
    </w:p>
    <w:p w14:paraId="5915E3A9" w14:textId="43B3ED43" w:rsidR="0002710C" w:rsidRPr="006B4EED" w:rsidRDefault="0002710C" w:rsidP="0002710C">
      <w:pPr>
        <w:rPr>
          <w:rFonts w:ascii="Arial" w:hAnsi="Arial" w:cs="Arial"/>
          <w:sz w:val="24"/>
          <w:szCs w:val="24"/>
          <w:lang w:val="en-GB"/>
        </w:rPr>
      </w:pPr>
      <w:r w:rsidRPr="0002710C">
        <w:rPr>
          <w:rFonts w:ascii="Arial" w:hAnsi="Arial" w:cs="Arial"/>
          <w:sz w:val="24"/>
          <w:szCs w:val="24"/>
          <w:lang w:val="en-GB"/>
        </w:rPr>
        <w:t>Bellon, G., Selbmann, A., Wensveen, P., Rasmussen, M., Laute, A., Mouy, X., &amp; Samarra, F. I. P. (2025). Killer whale (</w:t>
      </w:r>
      <w:r w:rsidRPr="0002710C">
        <w:rPr>
          <w:rFonts w:ascii="Arial" w:hAnsi="Arial" w:cs="Arial"/>
          <w:i/>
          <w:iCs/>
          <w:sz w:val="24"/>
          <w:szCs w:val="24"/>
          <w:lang w:val="en-GB"/>
        </w:rPr>
        <w:t>Orcinus orca</w:t>
      </w:r>
      <w:r w:rsidRPr="0002710C">
        <w:rPr>
          <w:rFonts w:ascii="Arial" w:hAnsi="Arial" w:cs="Arial"/>
          <w:sz w:val="24"/>
          <w:szCs w:val="24"/>
          <w:lang w:val="en-GB"/>
        </w:rPr>
        <w:t>) occurrence in Icelandic waters revealed by passive acoustic monitoring. </w:t>
      </w:r>
      <w:r w:rsidRPr="006B4EED">
        <w:rPr>
          <w:rFonts w:ascii="Arial" w:hAnsi="Arial" w:cs="Arial"/>
          <w:i/>
          <w:iCs/>
          <w:sz w:val="24"/>
          <w:szCs w:val="24"/>
          <w:lang w:val="en-GB"/>
        </w:rPr>
        <w:t>Marine Mammal Science</w:t>
      </w:r>
      <w:r w:rsidRPr="006B4EED">
        <w:rPr>
          <w:rFonts w:ascii="Arial" w:hAnsi="Arial" w:cs="Arial"/>
          <w:sz w:val="24"/>
          <w:szCs w:val="24"/>
          <w:lang w:val="en-GB"/>
        </w:rPr>
        <w:t>, 41(2), e13211. </w:t>
      </w:r>
      <w:r>
        <w:fldChar w:fldCharType="begin"/>
      </w:r>
      <w:r w:rsidRPr="00566475">
        <w:rPr>
          <w:lang w:val="en-GB"/>
          <w:rPrChange w:id="29" w:author="Alexandre Douglas Paro" w:date="2025-07-06T20:05:00Z" w16du:dateUtc="2025-07-06T23:05:00Z">
            <w:rPr/>
          </w:rPrChange>
        </w:rPr>
        <w:instrText>HYPERLINK "https://doi.org/10.1111/mms.13211"</w:instrText>
      </w:r>
      <w:r>
        <w:fldChar w:fldCharType="separate"/>
      </w:r>
      <w:r w:rsidRPr="006B4EED">
        <w:rPr>
          <w:rStyle w:val="Hyperlink"/>
          <w:rFonts w:ascii="Arial" w:hAnsi="Arial" w:cs="Arial"/>
          <w:b/>
          <w:bCs/>
          <w:sz w:val="24"/>
          <w:szCs w:val="24"/>
          <w:lang w:val="en-GB"/>
        </w:rPr>
        <w:t>https://doi.org/10.1111/mms.13211</w:t>
      </w:r>
      <w:r>
        <w:fldChar w:fldCharType="end"/>
      </w:r>
    </w:p>
    <w:p w14:paraId="444B6A3C" w14:textId="77777777" w:rsidR="00BA2062" w:rsidRPr="006B4EED" w:rsidRDefault="00BA2062" w:rsidP="00BA2062">
      <w:pPr>
        <w:rPr>
          <w:rFonts w:ascii="Arial" w:hAnsi="Arial" w:cs="Arial"/>
          <w:sz w:val="24"/>
          <w:szCs w:val="24"/>
          <w:lang w:val="en-GB"/>
        </w:rPr>
      </w:pPr>
    </w:p>
    <w:p w14:paraId="11F259D7" w14:textId="436FBEFA" w:rsidR="00BA2062" w:rsidRDefault="00BA2062" w:rsidP="00BA2062">
      <w:pPr>
        <w:rPr>
          <w:rFonts w:ascii="Arial" w:hAnsi="Arial" w:cs="Arial"/>
          <w:sz w:val="24"/>
          <w:szCs w:val="24"/>
          <w:lang w:val="en-GB"/>
        </w:rPr>
      </w:pPr>
      <w:r w:rsidRPr="00BA2062">
        <w:rPr>
          <w:rFonts w:ascii="Arial" w:hAnsi="Arial" w:cs="Arial"/>
          <w:sz w:val="24"/>
          <w:szCs w:val="24"/>
          <w:lang w:val="en-GB"/>
        </w:rPr>
        <w:t>Janik, V. M., &amp; Sayigh, L. S. (2013). Communication in bottlenose dolphins: 50 years of signature whistle research. </w:t>
      </w:r>
      <w:r w:rsidRPr="006B4EED">
        <w:rPr>
          <w:rFonts w:ascii="Arial" w:hAnsi="Arial" w:cs="Arial"/>
          <w:i/>
          <w:iCs/>
          <w:sz w:val="24"/>
          <w:szCs w:val="24"/>
          <w:lang w:val="en-GB"/>
        </w:rPr>
        <w:t>Journal of Comparative Physiology A</w:t>
      </w:r>
      <w:r w:rsidRPr="006B4EED">
        <w:rPr>
          <w:rFonts w:ascii="Arial" w:hAnsi="Arial" w:cs="Arial"/>
          <w:sz w:val="24"/>
          <w:szCs w:val="24"/>
          <w:lang w:val="en-GB"/>
        </w:rPr>
        <w:t>, </w:t>
      </w:r>
      <w:r w:rsidRPr="006B4EED">
        <w:rPr>
          <w:rFonts w:ascii="Arial" w:hAnsi="Arial" w:cs="Arial"/>
          <w:i/>
          <w:iCs/>
          <w:sz w:val="24"/>
          <w:szCs w:val="24"/>
          <w:lang w:val="en-GB"/>
        </w:rPr>
        <w:t>199</w:t>
      </w:r>
      <w:r w:rsidRPr="006B4EED">
        <w:rPr>
          <w:rFonts w:ascii="Arial" w:hAnsi="Arial" w:cs="Arial"/>
          <w:sz w:val="24"/>
          <w:szCs w:val="24"/>
          <w:lang w:val="en-GB"/>
        </w:rPr>
        <w:t>, 479-489.</w:t>
      </w:r>
    </w:p>
    <w:p w14:paraId="1643D0F1" w14:textId="78449739" w:rsidR="00695E5D" w:rsidRDefault="00B71F52" w:rsidP="00695E5D">
      <w:pPr>
        <w:rPr>
          <w:rFonts w:ascii="Arial" w:hAnsi="Arial" w:cs="Arial"/>
          <w:sz w:val="24"/>
          <w:szCs w:val="24"/>
          <w:lang w:val="en-GB"/>
        </w:rPr>
      </w:pPr>
      <w:r w:rsidRPr="00B71F52">
        <w:rPr>
          <w:rFonts w:ascii="Arial" w:hAnsi="Arial" w:cs="Arial"/>
          <w:sz w:val="24"/>
          <w:szCs w:val="24"/>
          <w:lang w:val="en-GB"/>
        </w:rPr>
        <w:t xml:space="preserve">Kleyn, T., Janik, V. M., Boisseau, O., Hammond, P. S., Hartny-Mills, L., Macaulay, J. D., Risch, D., &amp; Oswald, J. N. (2025). delphinID: deep learning models for automatic </w:t>
      </w:r>
      <w:r w:rsidRPr="00B71F52">
        <w:rPr>
          <w:rFonts w:ascii="Arial" w:hAnsi="Arial" w:cs="Arial"/>
          <w:sz w:val="24"/>
          <w:szCs w:val="24"/>
          <w:lang w:val="en-GB"/>
        </w:rPr>
        <w:lastRenderedPageBreak/>
        <w:t xml:space="preserve">identification of Northeast Atlantic delphinid species from acoustic recordings of whistles and clicks (1.03). </w:t>
      </w:r>
      <w:r w:rsidRPr="00126ED5">
        <w:rPr>
          <w:rFonts w:ascii="Arial" w:hAnsi="Arial" w:cs="Arial"/>
          <w:sz w:val="24"/>
          <w:szCs w:val="24"/>
          <w:lang w:val="en-GB"/>
          <w:rPrChange w:id="30" w:author="Alexandre Douglas Paro" w:date="2025-07-17T18:20:00Z" w16du:dateUtc="2025-07-17T21:20:00Z">
            <w:rPr>
              <w:rFonts w:ascii="Arial" w:hAnsi="Arial" w:cs="Arial"/>
              <w:sz w:val="24"/>
              <w:szCs w:val="24"/>
            </w:rPr>
          </w:rPrChange>
        </w:rPr>
        <w:t>Zenodo. </w:t>
      </w:r>
      <w:r>
        <w:fldChar w:fldCharType="begin"/>
      </w:r>
      <w:r w:rsidRPr="00126ED5">
        <w:rPr>
          <w:lang w:val="en-GB"/>
          <w:rPrChange w:id="31" w:author="Alexandre Douglas Paro" w:date="2025-07-17T18:20:00Z" w16du:dateUtc="2025-07-17T21:20:00Z">
            <w:rPr/>
          </w:rPrChange>
        </w:rPr>
        <w:instrText>HYPERLINK "https://doi.org/10.5281/zenodo.15836249" \t "_blank"</w:instrText>
      </w:r>
      <w:r>
        <w:fldChar w:fldCharType="separate"/>
      </w:r>
      <w:r w:rsidRPr="00126ED5">
        <w:rPr>
          <w:rStyle w:val="Hyperlink"/>
          <w:rFonts w:ascii="Arial" w:hAnsi="Arial" w:cs="Arial"/>
          <w:sz w:val="24"/>
          <w:szCs w:val="24"/>
          <w:lang w:val="en-GB"/>
          <w:rPrChange w:id="32" w:author="Alexandre Douglas Paro" w:date="2025-07-17T18:20:00Z" w16du:dateUtc="2025-07-17T21:20:00Z">
            <w:rPr>
              <w:rStyle w:val="Hyperlink"/>
              <w:rFonts w:ascii="Arial" w:hAnsi="Arial" w:cs="Arial"/>
              <w:sz w:val="24"/>
              <w:szCs w:val="24"/>
            </w:rPr>
          </w:rPrChange>
        </w:rPr>
        <w:t>https://doi.org/10.5281/zenodo.15836249</w:t>
      </w:r>
      <w:r>
        <w:fldChar w:fldCharType="end"/>
      </w:r>
    </w:p>
    <w:p w14:paraId="21A6F390" w14:textId="76EE9797" w:rsidR="00695E5D" w:rsidRDefault="00695E5D" w:rsidP="00695E5D">
      <w:pPr>
        <w:rPr>
          <w:ins w:id="33" w:author="Alexandre Douglas Paro" w:date="2025-07-03T18:52:00Z" w16du:dateUtc="2025-07-03T21:52:00Z"/>
          <w:rFonts w:ascii="Arial" w:hAnsi="Arial" w:cs="Arial"/>
          <w:sz w:val="24"/>
          <w:szCs w:val="24"/>
          <w:lang w:val="en-GB"/>
        </w:rPr>
      </w:pPr>
      <w:r w:rsidRPr="00695E5D">
        <w:rPr>
          <w:rFonts w:ascii="Arial" w:hAnsi="Arial" w:cs="Arial"/>
          <w:sz w:val="24"/>
          <w:szCs w:val="24"/>
          <w:lang w:val="en-GB"/>
        </w:rPr>
        <w:t>Oswald, J.N., C. Erbe, W.L. Gannon, S. Madhusudhana, and J.A. Thomas. 2022. Detection and classification methods for animal sounds. In: C. Erbe and J.A. Thomas (eds). Exploring animal behavior through sound: volume 1: Methods, Springer, New York, pp 269-317</w:t>
      </w:r>
    </w:p>
    <w:p w14:paraId="41304FC6" w14:textId="77777777" w:rsidR="001F501B" w:rsidRDefault="001F501B" w:rsidP="001F501B">
      <w:pPr>
        <w:rPr>
          <w:ins w:id="34" w:author="Alexandre Douglas Paro" w:date="2025-07-03T18:52:00Z" w16du:dateUtc="2025-07-03T21:52:00Z"/>
          <w:rFonts w:ascii="Arial" w:hAnsi="Arial" w:cs="Arial"/>
          <w:sz w:val="24"/>
          <w:szCs w:val="24"/>
          <w:lang w:val="en-GB"/>
        </w:rPr>
      </w:pPr>
    </w:p>
    <w:p w14:paraId="113D2A87" w14:textId="73BF713C" w:rsidR="001F501B" w:rsidRPr="00B36EF1" w:rsidRDefault="001F501B" w:rsidP="001F501B">
      <w:pPr>
        <w:rPr>
          <w:rFonts w:ascii="Arial" w:hAnsi="Arial" w:cs="Arial"/>
          <w:b/>
          <w:bCs/>
          <w:sz w:val="24"/>
          <w:szCs w:val="24"/>
          <w:lang w:val="en-GB"/>
        </w:rPr>
      </w:pPr>
      <w:r w:rsidRPr="001F501B">
        <w:rPr>
          <w:rFonts w:ascii="Arial" w:hAnsi="Arial" w:cs="Arial"/>
          <w:sz w:val="24"/>
          <w:szCs w:val="24"/>
          <w:lang w:val="en-GB"/>
        </w:rPr>
        <w:t xml:space="preserve">BRANDINI, Frederico P.; TURA, Pedro M.; SANTOS, Pedro P.G.M. Ecosystem responses to biogeochemical fronts in the South Brazil Bight. </w:t>
      </w:r>
      <w:r w:rsidRPr="00B36EF1">
        <w:rPr>
          <w:rFonts w:ascii="Arial" w:hAnsi="Arial" w:cs="Arial"/>
          <w:b/>
          <w:bCs/>
          <w:sz w:val="24"/>
          <w:szCs w:val="24"/>
          <w:lang w:val="en-GB"/>
        </w:rPr>
        <w:t>Progress in Oceanography</w:t>
      </w:r>
      <w:r w:rsidRPr="00B36EF1">
        <w:rPr>
          <w:rFonts w:ascii="Arial" w:hAnsi="Arial" w:cs="Arial"/>
          <w:sz w:val="24"/>
          <w:szCs w:val="24"/>
          <w:lang w:val="en-GB"/>
        </w:rPr>
        <w:t>, v. 164, p. 52-62, 2018.</w:t>
      </w:r>
    </w:p>
    <w:p w14:paraId="3412FF14" w14:textId="77777777" w:rsidR="009C0160" w:rsidRPr="00B36EF1" w:rsidRDefault="009C0160" w:rsidP="009C0160">
      <w:pPr>
        <w:rPr>
          <w:rFonts w:ascii="Arial" w:hAnsi="Arial" w:cs="Arial"/>
          <w:b/>
          <w:bCs/>
          <w:sz w:val="24"/>
          <w:szCs w:val="24"/>
          <w:lang w:val="en-GB"/>
        </w:rPr>
      </w:pPr>
    </w:p>
    <w:p w14:paraId="721F4188" w14:textId="149D5E04" w:rsidR="009C0160" w:rsidRPr="009C0160" w:rsidRDefault="009C0160" w:rsidP="009C0160">
      <w:pPr>
        <w:rPr>
          <w:rFonts w:ascii="Arial" w:hAnsi="Arial" w:cs="Arial"/>
          <w:sz w:val="24"/>
          <w:szCs w:val="24"/>
          <w:lang w:val="en-GB"/>
        </w:rPr>
      </w:pPr>
      <w:r w:rsidRPr="009C0160">
        <w:rPr>
          <w:rFonts w:ascii="Arial" w:hAnsi="Arial" w:cs="Arial"/>
          <w:sz w:val="24"/>
          <w:szCs w:val="24"/>
          <w:lang w:val="en-GB"/>
        </w:rPr>
        <w:t>K. Lisa Yang Center for Conservation Bioacoustics at the Cornell Lab of Ornithology. (2024). Raven Pro: Interactive Sound Analysis Software (Version 1.6.5) [Computer software]. Ithaca, NY: The Cornell Lab of Ornithology. Available from https://www.ravensoundsoftware.com/</w:t>
      </w:r>
    </w:p>
    <w:sectPr w:rsidR="009C0160" w:rsidRPr="009C0160" w:rsidSect="0002502E">
      <w:footerReference w:type="default" r:id="rId1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e Oswald" w:date="2025-08-06T17:58:00Z" w:initials="JO">
    <w:p w14:paraId="79273118" w14:textId="77777777" w:rsidR="007A5E05" w:rsidRPr="00676783" w:rsidRDefault="007A5E05" w:rsidP="007A5E05">
      <w:pPr>
        <w:pStyle w:val="Textodecomentrio"/>
        <w:rPr>
          <w:lang w:val="en-GB"/>
        </w:rPr>
      </w:pPr>
      <w:r>
        <w:rPr>
          <w:rStyle w:val="Refdecomentrio"/>
        </w:rPr>
        <w:annotationRef/>
      </w:r>
      <w:r w:rsidRPr="00676783">
        <w:rPr>
          <w:lang w:val="en-GB"/>
        </w:rPr>
        <w:t>Would it be possible for me to be last author? I’m not sure how author order works in Brazil, but in the UK, last author is the person who supervised the research. I totally understand if this needs to be Ricardo, though.</w:t>
      </w:r>
    </w:p>
  </w:comment>
  <w:comment w:id="8" w:author="Alexandre Douglas Paro" w:date="2025-07-03T19:12:00Z" w:initials="AD">
    <w:p w14:paraId="55C36D08" w14:textId="77777777" w:rsidR="00FE03B0" w:rsidRPr="00986E7A" w:rsidRDefault="00FE03B0" w:rsidP="00FE03B0">
      <w:pPr>
        <w:pStyle w:val="Textodecomentrio"/>
        <w:rPr>
          <w:lang w:val="en-GB"/>
        </w:rPr>
      </w:pPr>
      <w:r>
        <w:rPr>
          <w:rStyle w:val="Refdecomentrio"/>
        </w:rPr>
        <w:annotationRef/>
      </w:r>
      <w:r w:rsidRPr="00986E7A">
        <w:rPr>
          <w:rStyle w:val="Refdecomentrio"/>
          <w:lang w:val="en-GB"/>
        </w:rPr>
        <w:t>This is a new s</w:t>
      </w:r>
      <w:r>
        <w:rPr>
          <w:rStyle w:val="Refdecomentrio"/>
          <w:lang w:val="en-GB"/>
        </w:rPr>
        <w:t xml:space="preserve">ection I have included to describe in more detail the study area. </w:t>
      </w:r>
    </w:p>
  </w:comment>
  <w:comment w:id="9" w:author="Julie Oswald" w:date="2025-08-06T15:44:00Z" w:initials="JO">
    <w:p w14:paraId="453AB9D3" w14:textId="77777777" w:rsidR="00FE03B0" w:rsidRPr="00676783" w:rsidRDefault="00FE03B0" w:rsidP="00FE03B0">
      <w:pPr>
        <w:pStyle w:val="Textodecomentrio"/>
        <w:rPr>
          <w:lang w:val="en-GB"/>
        </w:rPr>
      </w:pPr>
      <w:r>
        <w:rPr>
          <w:rStyle w:val="Refdecomentrio"/>
        </w:rPr>
        <w:annotationRef/>
      </w:r>
      <w:r w:rsidRPr="00676783">
        <w:rPr>
          <w:lang w:val="en-GB"/>
        </w:rPr>
        <w:t>I think this is great, but it should go in the introduction, in the last paragraph where you talk about the South Brazil Bight. I think you should also mention what cetacean species are commonly found in the area.</w:t>
      </w:r>
    </w:p>
  </w:comment>
  <w:comment w:id="10" w:author="Alexandre Douglas Paro" w:date="2025-08-11T15:27:00Z" w:initials="AD">
    <w:p w14:paraId="44AEA3E5" w14:textId="658FF133" w:rsidR="00FE03B0" w:rsidRPr="00FE03B0" w:rsidRDefault="00FE03B0">
      <w:pPr>
        <w:pStyle w:val="Textodecomentrio"/>
        <w:rPr>
          <w:lang w:val="en-GB"/>
        </w:rPr>
      </w:pPr>
      <w:r>
        <w:rPr>
          <w:rStyle w:val="Refdecomentrio"/>
        </w:rPr>
        <w:annotationRef/>
      </w:r>
      <w:r w:rsidRPr="00FE03B0">
        <w:rPr>
          <w:lang w:val="en-GB"/>
        </w:rPr>
        <w:t xml:space="preserve">I have </w:t>
      </w:r>
      <w:r w:rsidR="00C9357C">
        <w:rPr>
          <w:lang w:val="en-GB"/>
        </w:rPr>
        <w:t xml:space="preserve">moved up this part of the text to </w:t>
      </w:r>
      <w:r>
        <w:rPr>
          <w:lang w:val="en-GB"/>
        </w:rPr>
        <w:t xml:space="preserve">the introduction as you </w:t>
      </w:r>
      <w:r w:rsidR="00B16580">
        <w:rPr>
          <w:lang w:val="en-GB"/>
        </w:rPr>
        <w:t xml:space="preserve">suggested and also mentioned some species that occur in the area. The part in yellow I thought </w:t>
      </w:r>
      <w:r w:rsidR="00F66B0D">
        <w:rPr>
          <w:lang w:val="en-GB"/>
        </w:rPr>
        <w:t xml:space="preserve">to </w:t>
      </w:r>
      <w:r w:rsidR="00B16580">
        <w:rPr>
          <w:lang w:val="en-GB"/>
        </w:rPr>
        <w:t xml:space="preserve">exclude it because the introduction its already very long (over 1000 words). </w:t>
      </w:r>
    </w:p>
  </w:comment>
  <w:comment w:id="12" w:author="Julie Oswald" w:date="2025-06-17T20:14:00Z" w:initials="JO">
    <w:p w14:paraId="6C16E197" w14:textId="556D1E10" w:rsidR="00167A84" w:rsidRPr="00BC3EB4" w:rsidRDefault="00167A84" w:rsidP="00167A84">
      <w:pPr>
        <w:pStyle w:val="Textodecomentrio"/>
        <w:rPr>
          <w:lang w:val="en-GB"/>
        </w:rPr>
      </w:pPr>
      <w:r>
        <w:rPr>
          <w:rStyle w:val="Refdecomentrio"/>
        </w:rPr>
        <w:annotationRef/>
      </w:r>
      <w:r w:rsidRPr="00E212CE">
        <w:rPr>
          <w:highlight w:val="yellow"/>
          <w:lang w:val="en-GB"/>
        </w:rPr>
        <w:t>On your map it would be helpful to spell out SC, PR, SP, RJ. People not familiar with the area won’t know what these mean.</w:t>
      </w:r>
    </w:p>
  </w:comment>
  <w:comment w:id="13" w:author="Alexandre Douglas Paro" w:date="2025-07-10T17:55:00Z" w:initials="AD">
    <w:p w14:paraId="07FC8153" w14:textId="7E6C14E7" w:rsidR="0018081E" w:rsidRPr="0018081E" w:rsidRDefault="0018081E">
      <w:pPr>
        <w:pStyle w:val="Textodecomentrio"/>
        <w:rPr>
          <w:lang w:val="en-GB"/>
        </w:rPr>
      </w:pPr>
      <w:r>
        <w:rPr>
          <w:rStyle w:val="Refdecomentrio"/>
        </w:rPr>
        <w:annotationRef/>
      </w:r>
      <w:r w:rsidRPr="0018081E">
        <w:rPr>
          <w:lang w:val="en-GB"/>
        </w:rPr>
        <w:t>I will do it, a</w:t>
      </w:r>
      <w:r>
        <w:rPr>
          <w:lang w:val="en-GB"/>
        </w:rPr>
        <w:t xml:space="preserve">lso translate some names on it to English.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273118" w15:done="0"/>
  <w15:commentEx w15:paraId="55C36D08" w15:done="0"/>
  <w15:commentEx w15:paraId="453AB9D3" w15:paraIdParent="55C36D08" w15:done="0"/>
  <w15:commentEx w15:paraId="44AEA3E5" w15:paraIdParent="55C36D08" w15:done="0"/>
  <w15:commentEx w15:paraId="6C16E197" w15:done="0"/>
  <w15:commentEx w15:paraId="07FC8153" w15:paraIdParent="6C16E1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2560B8" w16cex:dateUtc="2025-08-06T16:58:00Z"/>
  <w16cex:commentExtensible w16cex:durableId="5FE7BE98" w16cex:dateUtc="2025-07-03T22:12:00Z"/>
  <w16cex:commentExtensible w16cex:durableId="7AF2DA07" w16cex:dateUtc="2025-08-06T14:44:00Z"/>
  <w16cex:commentExtensible w16cex:durableId="15E27225" w16cex:dateUtc="2025-08-11T18:27:00Z"/>
  <w16cex:commentExtensible w16cex:durableId="1D9C85EC" w16cex:dateUtc="2025-06-17T19:14:00Z">
    <w16cex:extLst>
      <w16:ext w16:uri="{CE6994B0-6A32-4C9F-8C6B-6E91EDA988CE}">
        <cr:reactions xmlns:cr="http://schemas.microsoft.com/office/comments/2020/reactions">
          <cr:reaction reactionType="1">
            <cr:reactionInfo dateUtc="2025-08-06T15:18:07Z">
              <cr:user userId="S::jno@st-andrews.ac.uk::81d861a2-16d9-417a-8645-249a94f68d45" userProvider="AD" userName="Julie Oswald"/>
            </cr:reactionInfo>
          </cr:reaction>
        </cr:reactions>
      </w16:ext>
    </w16cex:extLst>
  </w16cex:commentExtensible>
  <w16cex:commentExtensible w16cex:durableId="0A033855" w16cex:dateUtc="2025-07-10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273118" w16cid:durableId="452560B8"/>
  <w16cid:commentId w16cid:paraId="55C36D08" w16cid:durableId="5FE7BE98"/>
  <w16cid:commentId w16cid:paraId="453AB9D3" w16cid:durableId="7AF2DA07"/>
  <w16cid:commentId w16cid:paraId="44AEA3E5" w16cid:durableId="15E27225"/>
  <w16cid:commentId w16cid:paraId="6C16E197" w16cid:durableId="1D9C85EC"/>
  <w16cid:commentId w16cid:paraId="07FC8153" w16cid:durableId="0A0338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5EBFD" w14:textId="77777777" w:rsidR="00555D49" w:rsidRDefault="00555D49" w:rsidP="008C792C">
      <w:pPr>
        <w:spacing w:after="0" w:line="240" w:lineRule="auto"/>
      </w:pPr>
      <w:r>
        <w:separator/>
      </w:r>
    </w:p>
  </w:endnote>
  <w:endnote w:type="continuationSeparator" w:id="0">
    <w:p w14:paraId="7CEAF15D" w14:textId="77777777" w:rsidR="00555D49" w:rsidRDefault="00555D49" w:rsidP="008C7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364521"/>
      <w:docPartObj>
        <w:docPartGallery w:val="Page Numbers (Bottom of Page)"/>
        <w:docPartUnique/>
      </w:docPartObj>
    </w:sdtPr>
    <w:sdtContent>
      <w:p w14:paraId="4F0141F9" w14:textId="2C522A57" w:rsidR="004C738E" w:rsidRDefault="004C738E">
        <w:pPr>
          <w:pStyle w:val="Rodap"/>
          <w:jc w:val="right"/>
        </w:pPr>
        <w:r>
          <w:fldChar w:fldCharType="begin"/>
        </w:r>
        <w:r>
          <w:instrText>PAGE   \* MERGEFORMAT</w:instrText>
        </w:r>
        <w:r>
          <w:fldChar w:fldCharType="separate"/>
        </w:r>
        <w:r>
          <w:t>2</w:t>
        </w:r>
        <w:r>
          <w:fldChar w:fldCharType="end"/>
        </w:r>
      </w:p>
    </w:sdtContent>
  </w:sdt>
  <w:p w14:paraId="0A09F289" w14:textId="77777777" w:rsidR="004C738E" w:rsidRDefault="004C738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7487" w14:textId="77777777" w:rsidR="00555D49" w:rsidRDefault="00555D49" w:rsidP="008C792C">
      <w:pPr>
        <w:spacing w:after="0" w:line="240" w:lineRule="auto"/>
      </w:pPr>
      <w:r>
        <w:separator/>
      </w:r>
    </w:p>
  </w:footnote>
  <w:footnote w:type="continuationSeparator" w:id="0">
    <w:p w14:paraId="27BB26FC" w14:textId="77777777" w:rsidR="00555D49" w:rsidRDefault="00555D49" w:rsidP="008C7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893"/>
    <w:multiLevelType w:val="multilevel"/>
    <w:tmpl w:val="EB06F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E55F6"/>
    <w:multiLevelType w:val="hybridMultilevel"/>
    <w:tmpl w:val="2AC8C1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76C3902"/>
    <w:multiLevelType w:val="hybridMultilevel"/>
    <w:tmpl w:val="D202192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4001B1"/>
    <w:multiLevelType w:val="multilevel"/>
    <w:tmpl w:val="4666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12B21"/>
    <w:multiLevelType w:val="multilevel"/>
    <w:tmpl w:val="9DA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71FB2"/>
    <w:multiLevelType w:val="multilevel"/>
    <w:tmpl w:val="6CD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84DB4"/>
    <w:multiLevelType w:val="multilevel"/>
    <w:tmpl w:val="498E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2346CF"/>
    <w:multiLevelType w:val="multilevel"/>
    <w:tmpl w:val="606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D6576"/>
    <w:multiLevelType w:val="multilevel"/>
    <w:tmpl w:val="6EE01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D868D1"/>
    <w:multiLevelType w:val="multilevel"/>
    <w:tmpl w:val="D71E5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953C2"/>
    <w:multiLevelType w:val="multilevel"/>
    <w:tmpl w:val="E4A41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813753">
    <w:abstractNumId w:val="0"/>
  </w:num>
  <w:num w:numId="2" w16cid:durableId="2041202107">
    <w:abstractNumId w:val="2"/>
  </w:num>
  <w:num w:numId="3" w16cid:durableId="1801413188">
    <w:abstractNumId w:val="1"/>
  </w:num>
  <w:num w:numId="4" w16cid:durableId="252975773">
    <w:abstractNumId w:val="6"/>
  </w:num>
  <w:num w:numId="5" w16cid:durableId="329797619">
    <w:abstractNumId w:val="3"/>
  </w:num>
  <w:num w:numId="6" w16cid:durableId="1647858031">
    <w:abstractNumId w:val="10"/>
  </w:num>
  <w:num w:numId="7" w16cid:durableId="1459448858">
    <w:abstractNumId w:val="5"/>
  </w:num>
  <w:num w:numId="8" w16cid:durableId="2086100937">
    <w:abstractNumId w:val="8"/>
  </w:num>
  <w:num w:numId="9" w16cid:durableId="1625383777">
    <w:abstractNumId w:val="9"/>
  </w:num>
  <w:num w:numId="10" w16cid:durableId="583995917">
    <w:abstractNumId w:val="7"/>
  </w:num>
  <w:num w:numId="11" w16cid:durableId="29433845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e Oswald">
    <w15:presenceInfo w15:providerId="AD" w15:userId="S::jno@st-andrews.ac.uk::81d861a2-16d9-417a-8645-249a94f68d45"/>
  </w15:person>
  <w15:person w15:author="Alexandre Douglas Paro">
    <w15:presenceInfo w15:providerId="Windows Live" w15:userId="e111a51264e9a4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D2"/>
    <w:rsid w:val="0000081B"/>
    <w:rsid w:val="00002DE0"/>
    <w:rsid w:val="00003540"/>
    <w:rsid w:val="00016ECC"/>
    <w:rsid w:val="0002502E"/>
    <w:rsid w:val="0002710C"/>
    <w:rsid w:val="00030845"/>
    <w:rsid w:val="00031293"/>
    <w:rsid w:val="000320A8"/>
    <w:rsid w:val="00034453"/>
    <w:rsid w:val="0004117A"/>
    <w:rsid w:val="00053987"/>
    <w:rsid w:val="00054335"/>
    <w:rsid w:val="000633A6"/>
    <w:rsid w:val="00074237"/>
    <w:rsid w:val="00074C72"/>
    <w:rsid w:val="00077541"/>
    <w:rsid w:val="00080DED"/>
    <w:rsid w:val="000833FF"/>
    <w:rsid w:val="00085D29"/>
    <w:rsid w:val="000936E4"/>
    <w:rsid w:val="000950C0"/>
    <w:rsid w:val="00096584"/>
    <w:rsid w:val="000B2267"/>
    <w:rsid w:val="000B36B5"/>
    <w:rsid w:val="000C1364"/>
    <w:rsid w:val="000C3DAE"/>
    <w:rsid w:val="000C3DCC"/>
    <w:rsid w:val="000D0EE6"/>
    <w:rsid w:val="000D5EF0"/>
    <w:rsid w:val="000E0DCF"/>
    <w:rsid w:val="000E12BC"/>
    <w:rsid w:val="000E6CA1"/>
    <w:rsid w:val="000F0B3E"/>
    <w:rsid w:val="00102284"/>
    <w:rsid w:val="00124608"/>
    <w:rsid w:val="00124D8D"/>
    <w:rsid w:val="00126ED5"/>
    <w:rsid w:val="00133076"/>
    <w:rsid w:val="00136881"/>
    <w:rsid w:val="00140AA4"/>
    <w:rsid w:val="00143952"/>
    <w:rsid w:val="00144D7C"/>
    <w:rsid w:val="0015733C"/>
    <w:rsid w:val="0016193A"/>
    <w:rsid w:val="00167A84"/>
    <w:rsid w:val="0017013C"/>
    <w:rsid w:val="00170716"/>
    <w:rsid w:val="00171B35"/>
    <w:rsid w:val="00171FDC"/>
    <w:rsid w:val="001774FD"/>
    <w:rsid w:val="0018081E"/>
    <w:rsid w:val="0018447F"/>
    <w:rsid w:val="00184CAD"/>
    <w:rsid w:val="00193BDA"/>
    <w:rsid w:val="00194BAC"/>
    <w:rsid w:val="001954E2"/>
    <w:rsid w:val="001A324C"/>
    <w:rsid w:val="001A3695"/>
    <w:rsid w:val="001A76A3"/>
    <w:rsid w:val="001B0D00"/>
    <w:rsid w:val="001B5EDA"/>
    <w:rsid w:val="001C1BDF"/>
    <w:rsid w:val="001C3038"/>
    <w:rsid w:val="001C3332"/>
    <w:rsid w:val="001C5740"/>
    <w:rsid w:val="001C7F23"/>
    <w:rsid w:val="001D028D"/>
    <w:rsid w:val="001D185A"/>
    <w:rsid w:val="001D3BF9"/>
    <w:rsid w:val="001E14B5"/>
    <w:rsid w:val="001E1732"/>
    <w:rsid w:val="001E2D92"/>
    <w:rsid w:val="001E365A"/>
    <w:rsid w:val="001E6312"/>
    <w:rsid w:val="001F0632"/>
    <w:rsid w:val="001F1953"/>
    <w:rsid w:val="001F1F42"/>
    <w:rsid w:val="001F501B"/>
    <w:rsid w:val="002030C9"/>
    <w:rsid w:val="0020480F"/>
    <w:rsid w:val="00207040"/>
    <w:rsid w:val="00214A61"/>
    <w:rsid w:val="00215759"/>
    <w:rsid w:val="00215EC5"/>
    <w:rsid w:val="00216588"/>
    <w:rsid w:val="0022416D"/>
    <w:rsid w:val="00227CDB"/>
    <w:rsid w:val="0024383C"/>
    <w:rsid w:val="00245EA1"/>
    <w:rsid w:val="00246050"/>
    <w:rsid w:val="0025096D"/>
    <w:rsid w:val="002558F9"/>
    <w:rsid w:val="002578B6"/>
    <w:rsid w:val="00264D77"/>
    <w:rsid w:val="00265E70"/>
    <w:rsid w:val="00266280"/>
    <w:rsid w:val="00266307"/>
    <w:rsid w:val="00267FD4"/>
    <w:rsid w:val="00282B03"/>
    <w:rsid w:val="00286C31"/>
    <w:rsid w:val="0029198D"/>
    <w:rsid w:val="002931BA"/>
    <w:rsid w:val="002963F4"/>
    <w:rsid w:val="002A123E"/>
    <w:rsid w:val="002A4C0B"/>
    <w:rsid w:val="002A52A1"/>
    <w:rsid w:val="002B460F"/>
    <w:rsid w:val="002B608C"/>
    <w:rsid w:val="002B6BB1"/>
    <w:rsid w:val="002C179B"/>
    <w:rsid w:val="002C6032"/>
    <w:rsid w:val="002D051E"/>
    <w:rsid w:val="002D4836"/>
    <w:rsid w:val="002E1545"/>
    <w:rsid w:val="002E1969"/>
    <w:rsid w:val="002E276C"/>
    <w:rsid w:val="002E4FE1"/>
    <w:rsid w:val="002E67C4"/>
    <w:rsid w:val="002E76F0"/>
    <w:rsid w:val="002F14D7"/>
    <w:rsid w:val="002F1C5B"/>
    <w:rsid w:val="002F3C45"/>
    <w:rsid w:val="002F5A7D"/>
    <w:rsid w:val="002F5EB4"/>
    <w:rsid w:val="00300E53"/>
    <w:rsid w:val="00302043"/>
    <w:rsid w:val="00304C29"/>
    <w:rsid w:val="00312274"/>
    <w:rsid w:val="003127C3"/>
    <w:rsid w:val="0031337F"/>
    <w:rsid w:val="0031673C"/>
    <w:rsid w:val="00316CBF"/>
    <w:rsid w:val="00320C99"/>
    <w:rsid w:val="00322D4A"/>
    <w:rsid w:val="003234BF"/>
    <w:rsid w:val="003277BE"/>
    <w:rsid w:val="0033785B"/>
    <w:rsid w:val="0034288A"/>
    <w:rsid w:val="003474B4"/>
    <w:rsid w:val="00352B17"/>
    <w:rsid w:val="003634A9"/>
    <w:rsid w:val="00364664"/>
    <w:rsid w:val="003728C0"/>
    <w:rsid w:val="00376B2B"/>
    <w:rsid w:val="00383DA9"/>
    <w:rsid w:val="003927B6"/>
    <w:rsid w:val="00395D74"/>
    <w:rsid w:val="003A0BBF"/>
    <w:rsid w:val="003A0D23"/>
    <w:rsid w:val="003A5E63"/>
    <w:rsid w:val="003B4C2C"/>
    <w:rsid w:val="003B4C93"/>
    <w:rsid w:val="003B7E0C"/>
    <w:rsid w:val="003D2633"/>
    <w:rsid w:val="003D5DAB"/>
    <w:rsid w:val="003D7E9F"/>
    <w:rsid w:val="003F088E"/>
    <w:rsid w:val="003F4ED2"/>
    <w:rsid w:val="003F522C"/>
    <w:rsid w:val="003F7AD5"/>
    <w:rsid w:val="00401AA6"/>
    <w:rsid w:val="00401FAE"/>
    <w:rsid w:val="00403646"/>
    <w:rsid w:val="00404339"/>
    <w:rsid w:val="00404D52"/>
    <w:rsid w:val="00405658"/>
    <w:rsid w:val="00405977"/>
    <w:rsid w:val="0040671D"/>
    <w:rsid w:val="00412343"/>
    <w:rsid w:val="00413140"/>
    <w:rsid w:val="0042163E"/>
    <w:rsid w:val="00423DC9"/>
    <w:rsid w:val="004331A6"/>
    <w:rsid w:val="00437C62"/>
    <w:rsid w:val="00450FD5"/>
    <w:rsid w:val="004515DC"/>
    <w:rsid w:val="00456E9B"/>
    <w:rsid w:val="004612D0"/>
    <w:rsid w:val="0046178D"/>
    <w:rsid w:val="0046400C"/>
    <w:rsid w:val="004768AD"/>
    <w:rsid w:val="00477A0A"/>
    <w:rsid w:val="004860A9"/>
    <w:rsid w:val="00490F2D"/>
    <w:rsid w:val="004B44FC"/>
    <w:rsid w:val="004C0D08"/>
    <w:rsid w:val="004C2EDA"/>
    <w:rsid w:val="004C738E"/>
    <w:rsid w:val="004E0017"/>
    <w:rsid w:val="004E1F0A"/>
    <w:rsid w:val="004E2E20"/>
    <w:rsid w:val="004E4839"/>
    <w:rsid w:val="004E5BD0"/>
    <w:rsid w:val="004E628C"/>
    <w:rsid w:val="004F092D"/>
    <w:rsid w:val="005019CC"/>
    <w:rsid w:val="00512C1B"/>
    <w:rsid w:val="005266DB"/>
    <w:rsid w:val="00532B07"/>
    <w:rsid w:val="0054035C"/>
    <w:rsid w:val="0054138C"/>
    <w:rsid w:val="00554E37"/>
    <w:rsid w:val="00555D49"/>
    <w:rsid w:val="00566475"/>
    <w:rsid w:val="005728D9"/>
    <w:rsid w:val="00576DC1"/>
    <w:rsid w:val="005779BD"/>
    <w:rsid w:val="00577A8F"/>
    <w:rsid w:val="00592F8A"/>
    <w:rsid w:val="005949A5"/>
    <w:rsid w:val="00597914"/>
    <w:rsid w:val="005A0CB1"/>
    <w:rsid w:val="005A27D2"/>
    <w:rsid w:val="005A40F0"/>
    <w:rsid w:val="005A5298"/>
    <w:rsid w:val="005A7228"/>
    <w:rsid w:val="005A7C13"/>
    <w:rsid w:val="005B661B"/>
    <w:rsid w:val="005B7C98"/>
    <w:rsid w:val="005C431E"/>
    <w:rsid w:val="005D6440"/>
    <w:rsid w:val="005D78D9"/>
    <w:rsid w:val="005E01CE"/>
    <w:rsid w:val="005E0E76"/>
    <w:rsid w:val="005E6B53"/>
    <w:rsid w:val="005E6FF8"/>
    <w:rsid w:val="005F2222"/>
    <w:rsid w:val="005F4B2A"/>
    <w:rsid w:val="005F77AF"/>
    <w:rsid w:val="00601B5E"/>
    <w:rsid w:val="00601C4A"/>
    <w:rsid w:val="00603307"/>
    <w:rsid w:val="00604843"/>
    <w:rsid w:val="00604A02"/>
    <w:rsid w:val="00605FA5"/>
    <w:rsid w:val="00606CB3"/>
    <w:rsid w:val="006101F4"/>
    <w:rsid w:val="00611824"/>
    <w:rsid w:val="006137C4"/>
    <w:rsid w:val="00620619"/>
    <w:rsid w:val="00622274"/>
    <w:rsid w:val="00623858"/>
    <w:rsid w:val="0063199D"/>
    <w:rsid w:val="00633881"/>
    <w:rsid w:val="00646DF7"/>
    <w:rsid w:val="006471F0"/>
    <w:rsid w:val="00651CDA"/>
    <w:rsid w:val="006658DE"/>
    <w:rsid w:val="00676783"/>
    <w:rsid w:val="00676FB4"/>
    <w:rsid w:val="00681FE5"/>
    <w:rsid w:val="00683EB6"/>
    <w:rsid w:val="006855E1"/>
    <w:rsid w:val="00695E5D"/>
    <w:rsid w:val="006A6FCA"/>
    <w:rsid w:val="006A7FAE"/>
    <w:rsid w:val="006B0646"/>
    <w:rsid w:val="006B1568"/>
    <w:rsid w:val="006B3E72"/>
    <w:rsid w:val="006B4ED1"/>
    <w:rsid w:val="006B4EED"/>
    <w:rsid w:val="006B716C"/>
    <w:rsid w:val="006C2C0A"/>
    <w:rsid w:val="006C329F"/>
    <w:rsid w:val="006C699A"/>
    <w:rsid w:val="006E676F"/>
    <w:rsid w:val="006F0BDE"/>
    <w:rsid w:val="0070145B"/>
    <w:rsid w:val="0070182F"/>
    <w:rsid w:val="00704A31"/>
    <w:rsid w:val="00704CD7"/>
    <w:rsid w:val="007055CE"/>
    <w:rsid w:val="00710263"/>
    <w:rsid w:val="00721618"/>
    <w:rsid w:val="00722DCF"/>
    <w:rsid w:val="0072508F"/>
    <w:rsid w:val="00726E52"/>
    <w:rsid w:val="00732167"/>
    <w:rsid w:val="00732A16"/>
    <w:rsid w:val="007340CB"/>
    <w:rsid w:val="00734B3A"/>
    <w:rsid w:val="00735927"/>
    <w:rsid w:val="0073647B"/>
    <w:rsid w:val="0073715D"/>
    <w:rsid w:val="007426F0"/>
    <w:rsid w:val="007457B6"/>
    <w:rsid w:val="00750B5B"/>
    <w:rsid w:val="00751A26"/>
    <w:rsid w:val="00762D27"/>
    <w:rsid w:val="00767B29"/>
    <w:rsid w:val="00770C66"/>
    <w:rsid w:val="007735DD"/>
    <w:rsid w:val="00784B70"/>
    <w:rsid w:val="00792D03"/>
    <w:rsid w:val="0079410C"/>
    <w:rsid w:val="00796057"/>
    <w:rsid w:val="007969AB"/>
    <w:rsid w:val="007969FC"/>
    <w:rsid w:val="00796F7D"/>
    <w:rsid w:val="007A5DB2"/>
    <w:rsid w:val="007A5E05"/>
    <w:rsid w:val="007B2079"/>
    <w:rsid w:val="007B4E74"/>
    <w:rsid w:val="007B5DFF"/>
    <w:rsid w:val="007D2EB5"/>
    <w:rsid w:val="007D565F"/>
    <w:rsid w:val="007D696B"/>
    <w:rsid w:val="007D794D"/>
    <w:rsid w:val="007E06FB"/>
    <w:rsid w:val="007E0E5C"/>
    <w:rsid w:val="007E0EEC"/>
    <w:rsid w:val="007F2296"/>
    <w:rsid w:val="00800E90"/>
    <w:rsid w:val="00803136"/>
    <w:rsid w:val="00803380"/>
    <w:rsid w:val="00804123"/>
    <w:rsid w:val="0080442B"/>
    <w:rsid w:val="008069DC"/>
    <w:rsid w:val="00821BA7"/>
    <w:rsid w:val="008275DD"/>
    <w:rsid w:val="00834E21"/>
    <w:rsid w:val="008359F8"/>
    <w:rsid w:val="00843044"/>
    <w:rsid w:val="0084675D"/>
    <w:rsid w:val="008467C6"/>
    <w:rsid w:val="0085336B"/>
    <w:rsid w:val="00862F63"/>
    <w:rsid w:val="00866B22"/>
    <w:rsid w:val="0086781E"/>
    <w:rsid w:val="00873868"/>
    <w:rsid w:val="0088176F"/>
    <w:rsid w:val="008858CE"/>
    <w:rsid w:val="00892C89"/>
    <w:rsid w:val="00895BE7"/>
    <w:rsid w:val="008A0FD8"/>
    <w:rsid w:val="008A10EB"/>
    <w:rsid w:val="008A650E"/>
    <w:rsid w:val="008B19C7"/>
    <w:rsid w:val="008B2790"/>
    <w:rsid w:val="008B2807"/>
    <w:rsid w:val="008B3D19"/>
    <w:rsid w:val="008B6832"/>
    <w:rsid w:val="008C3E79"/>
    <w:rsid w:val="008C4A43"/>
    <w:rsid w:val="008C792C"/>
    <w:rsid w:val="008D24A0"/>
    <w:rsid w:val="008E6A4D"/>
    <w:rsid w:val="008E6AB5"/>
    <w:rsid w:val="008F139B"/>
    <w:rsid w:val="008F2542"/>
    <w:rsid w:val="008F5A67"/>
    <w:rsid w:val="008F6783"/>
    <w:rsid w:val="00900F31"/>
    <w:rsid w:val="00903E22"/>
    <w:rsid w:val="00912F46"/>
    <w:rsid w:val="00916041"/>
    <w:rsid w:val="009177C8"/>
    <w:rsid w:val="009206BF"/>
    <w:rsid w:val="00925E05"/>
    <w:rsid w:val="00925E0F"/>
    <w:rsid w:val="009302A8"/>
    <w:rsid w:val="00930B99"/>
    <w:rsid w:val="00930FFF"/>
    <w:rsid w:val="00935FD7"/>
    <w:rsid w:val="00943670"/>
    <w:rsid w:val="009467C7"/>
    <w:rsid w:val="00950614"/>
    <w:rsid w:val="00952B78"/>
    <w:rsid w:val="00953BFF"/>
    <w:rsid w:val="0096762B"/>
    <w:rsid w:val="009713E8"/>
    <w:rsid w:val="00986E7A"/>
    <w:rsid w:val="00992724"/>
    <w:rsid w:val="00992900"/>
    <w:rsid w:val="009945E9"/>
    <w:rsid w:val="009A10C7"/>
    <w:rsid w:val="009A2CF5"/>
    <w:rsid w:val="009A4591"/>
    <w:rsid w:val="009B2B0E"/>
    <w:rsid w:val="009B324E"/>
    <w:rsid w:val="009B464A"/>
    <w:rsid w:val="009B6C8A"/>
    <w:rsid w:val="009B778E"/>
    <w:rsid w:val="009C0160"/>
    <w:rsid w:val="009C0D53"/>
    <w:rsid w:val="009C69CD"/>
    <w:rsid w:val="009C7685"/>
    <w:rsid w:val="009D13D6"/>
    <w:rsid w:val="009D3784"/>
    <w:rsid w:val="009D44C8"/>
    <w:rsid w:val="009D56FA"/>
    <w:rsid w:val="009F7E6D"/>
    <w:rsid w:val="00A00124"/>
    <w:rsid w:val="00A03233"/>
    <w:rsid w:val="00A10F3D"/>
    <w:rsid w:val="00A15C94"/>
    <w:rsid w:val="00A15D50"/>
    <w:rsid w:val="00A224D3"/>
    <w:rsid w:val="00A32719"/>
    <w:rsid w:val="00A32C5F"/>
    <w:rsid w:val="00A332C8"/>
    <w:rsid w:val="00A357D5"/>
    <w:rsid w:val="00A428E4"/>
    <w:rsid w:val="00A4703A"/>
    <w:rsid w:val="00A5164F"/>
    <w:rsid w:val="00A51A9D"/>
    <w:rsid w:val="00A557D1"/>
    <w:rsid w:val="00A63632"/>
    <w:rsid w:val="00A65245"/>
    <w:rsid w:val="00A66F6F"/>
    <w:rsid w:val="00A75137"/>
    <w:rsid w:val="00A767F9"/>
    <w:rsid w:val="00A877B6"/>
    <w:rsid w:val="00A91835"/>
    <w:rsid w:val="00A935C8"/>
    <w:rsid w:val="00AA2F6A"/>
    <w:rsid w:val="00AA6E53"/>
    <w:rsid w:val="00AB02D7"/>
    <w:rsid w:val="00AB052D"/>
    <w:rsid w:val="00AB0FAD"/>
    <w:rsid w:val="00AB1857"/>
    <w:rsid w:val="00AB2A05"/>
    <w:rsid w:val="00AB6592"/>
    <w:rsid w:val="00AD5001"/>
    <w:rsid w:val="00AD515B"/>
    <w:rsid w:val="00AD6715"/>
    <w:rsid w:val="00AE115C"/>
    <w:rsid w:val="00AE5A2D"/>
    <w:rsid w:val="00AE5A30"/>
    <w:rsid w:val="00B05B09"/>
    <w:rsid w:val="00B07E5E"/>
    <w:rsid w:val="00B110FF"/>
    <w:rsid w:val="00B14B93"/>
    <w:rsid w:val="00B16580"/>
    <w:rsid w:val="00B21734"/>
    <w:rsid w:val="00B22CF2"/>
    <w:rsid w:val="00B30D0D"/>
    <w:rsid w:val="00B31298"/>
    <w:rsid w:val="00B3136D"/>
    <w:rsid w:val="00B368AE"/>
    <w:rsid w:val="00B36EF1"/>
    <w:rsid w:val="00B45B70"/>
    <w:rsid w:val="00B557DB"/>
    <w:rsid w:val="00B6052C"/>
    <w:rsid w:val="00B628E1"/>
    <w:rsid w:val="00B63EB1"/>
    <w:rsid w:val="00B67553"/>
    <w:rsid w:val="00B71F52"/>
    <w:rsid w:val="00B72DD1"/>
    <w:rsid w:val="00B76879"/>
    <w:rsid w:val="00B81247"/>
    <w:rsid w:val="00B82379"/>
    <w:rsid w:val="00BA0DDE"/>
    <w:rsid w:val="00BA2062"/>
    <w:rsid w:val="00BA2368"/>
    <w:rsid w:val="00BA2BE6"/>
    <w:rsid w:val="00BA5987"/>
    <w:rsid w:val="00BA600D"/>
    <w:rsid w:val="00BA71D7"/>
    <w:rsid w:val="00BB18B3"/>
    <w:rsid w:val="00BB1D03"/>
    <w:rsid w:val="00BB26D3"/>
    <w:rsid w:val="00BC1E5C"/>
    <w:rsid w:val="00BC3E4C"/>
    <w:rsid w:val="00BC3EB4"/>
    <w:rsid w:val="00BD1C76"/>
    <w:rsid w:val="00BD3571"/>
    <w:rsid w:val="00BD4075"/>
    <w:rsid w:val="00BD5918"/>
    <w:rsid w:val="00BD6BC6"/>
    <w:rsid w:val="00BD734E"/>
    <w:rsid w:val="00BE0A08"/>
    <w:rsid w:val="00BE2053"/>
    <w:rsid w:val="00BF18B3"/>
    <w:rsid w:val="00C03633"/>
    <w:rsid w:val="00C0407E"/>
    <w:rsid w:val="00C05614"/>
    <w:rsid w:val="00C17445"/>
    <w:rsid w:val="00C202F0"/>
    <w:rsid w:val="00C25917"/>
    <w:rsid w:val="00C36315"/>
    <w:rsid w:val="00C3702A"/>
    <w:rsid w:val="00C37179"/>
    <w:rsid w:val="00C4214E"/>
    <w:rsid w:val="00C42EE1"/>
    <w:rsid w:val="00C44A99"/>
    <w:rsid w:val="00C468BE"/>
    <w:rsid w:val="00C515AB"/>
    <w:rsid w:val="00C51A8F"/>
    <w:rsid w:val="00C52E33"/>
    <w:rsid w:val="00C579BC"/>
    <w:rsid w:val="00C62F05"/>
    <w:rsid w:val="00C678B2"/>
    <w:rsid w:val="00C74E4D"/>
    <w:rsid w:val="00C76377"/>
    <w:rsid w:val="00C779F6"/>
    <w:rsid w:val="00C80480"/>
    <w:rsid w:val="00C8448C"/>
    <w:rsid w:val="00C87DEE"/>
    <w:rsid w:val="00C9357C"/>
    <w:rsid w:val="00C946B4"/>
    <w:rsid w:val="00C946C4"/>
    <w:rsid w:val="00C97771"/>
    <w:rsid w:val="00CB14BE"/>
    <w:rsid w:val="00CB4564"/>
    <w:rsid w:val="00CB4E16"/>
    <w:rsid w:val="00CC5A24"/>
    <w:rsid w:val="00CC628B"/>
    <w:rsid w:val="00CC671B"/>
    <w:rsid w:val="00CD0763"/>
    <w:rsid w:val="00CD427C"/>
    <w:rsid w:val="00CE3ADB"/>
    <w:rsid w:val="00CE6B98"/>
    <w:rsid w:val="00CE792E"/>
    <w:rsid w:val="00CF3E60"/>
    <w:rsid w:val="00CF415F"/>
    <w:rsid w:val="00CF5527"/>
    <w:rsid w:val="00CF79EA"/>
    <w:rsid w:val="00CF7EDF"/>
    <w:rsid w:val="00D047DA"/>
    <w:rsid w:val="00D07ADF"/>
    <w:rsid w:val="00D14A68"/>
    <w:rsid w:val="00D152CC"/>
    <w:rsid w:val="00D20A7F"/>
    <w:rsid w:val="00D20AAC"/>
    <w:rsid w:val="00D22FC7"/>
    <w:rsid w:val="00D23953"/>
    <w:rsid w:val="00D30288"/>
    <w:rsid w:val="00D30382"/>
    <w:rsid w:val="00D341D7"/>
    <w:rsid w:val="00D34A45"/>
    <w:rsid w:val="00D34E49"/>
    <w:rsid w:val="00D36ABA"/>
    <w:rsid w:val="00D411F5"/>
    <w:rsid w:val="00D417C8"/>
    <w:rsid w:val="00D51E74"/>
    <w:rsid w:val="00D52176"/>
    <w:rsid w:val="00D55FE5"/>
    <w:rsid w:val="00D605BC"/>
    <w:rsid w:val="00D660FD"/>
    <w:rsid w:val="00D66A36"/>
    <w:rsid w:val="00D71858"/>
    <w:rsid w:val="00D74517"/>
    <w:rsid w:val="00D77030"/>
    <w:rsid w:val="00D81003"/>
    <w:rsid w:val="00D90091"/>
    <w:rsid w:val="00D90B83"/>
    <w:rsid w:val="00D92B98"/>
    <w:rsid w:val="00D941ED"/>
    <w:rsid w:val="00D961A5"/>
    <w:rsid w:val="00DA4BD4"/>
    <w:rsid w:val="00DB075E"/>
    <w:rsid w:val="00DC160E"/>
    <w:rsid w:val="00DC2564"/>
    <w:rsid w:val="00DC66B9"/>
    <w:rsid w:val="00DC725F"/>
    <w:rsid w:val="00DC7660"/>
    <w:rsid w:val="00DD4ED4"/>
    <w:rsid w:val="00DD5490"/>
    <w:rsid w:val="00DD5842"/>
    <w:rsid w:val="00DE0244"/>
    <w:rsid w:val="00DE24B8"/>
    <w:rsid w:val="00DE50E2"/>
    <w:rsid w:val="00DE5AD5"/>
    <w:rsid w:val="00DF0051"/>
    <w:rsid w:val="00E01AA2"/>
    <w:rsid w:val="00E02FD8"/>
    <w:rsid w:val="00E04A9F"/>
    <w:rsid w:val="00E07560"/>
    <w:rsid w:val="00E1139B"/>
    <w:rsid w:val="00E212CE"/>
    <w:rsid w:val="00E224F4"/>
    <w:rsid w:val="00E310DA"/>
    <w:rsid w:val="00E32E79"/>
    <w:rsid w:val="00E37FD2"/>
    <w:rsid w:val="00E40623"/>
    <w:rsid w:val="00E418CC"/>
    <w:rsid w:val="00E455BA"/>
    <w:rsid w:val="00E457A8"/>
    <w:rsid w:val="00E536B1"/>
    <w:rsid w:val="00E54057"/>
    <w:rsid w:val="00E74E75"/>
    <w:rsid w:val="00E82E40"/>
    <w:rsid w:val="00E83F71"/>
    <w:rsid w:val="00E87C0C"/>
    <w:rsid w:val="00E87CA4"/>
    <w:rsid w:val="00E87FE7"/>
    <w:rsid w:val="00E91253"/>
    <w:rsid w:val="00E94D42"/>
    <w:rsid w:val="00E9713F"/>
    <w:rsid w:val="00EA0023"/>
    <w:rsid w:val="00EB4A9A"/>
    <w:rsid w:val="00EC2A7E"/>
    <w:rsid w:val="00EC3E7B"/>
    <w:rsid w:val="00ED252E"/>
    <w:rsid w:val="00ED2618"/>
    <w:rsid w:val="00ED3235"/>
    <w:rsid w:val="00ED4576"/>
    <w:rsid w:val="00ED4675"/>
    <w:rsid w:val="00EE0766"/>
    <w:rsid w:val="00EE222F"/>
    <w:rsid w:val="00EE4848"/>
    <w:rsid w:val="00EE53DA"/>
    <w:rsid w:val="00EE60AC"/>
    <w:rsid w:val="00EF2E34"/>
    <w:rsid w:val="00EF7002"/>
    <w:rsid w:val="00F06F10"/>
    <w:rsid w:val="00F14DF5"/>
    <w:rsid w:val="00F15423"/>
    <w:rsid w:val="00F2156C"/>
    <w:rsid w:val="00F22E88"/>
    <w:rsid w:val="00F279F2"/>
    <w:rsid w:val="00F313BF"/>
    <w:rsid w:val="00F31B5B"/>
    <w:rsid w:val="00F358C9"/>
    <w:rsid w:val="00F442BE"/>
    <w:rsid w:val="00F44C4A"/>
    <w:rsid w:val="00F5038E"/>
    <w:rsid w:val="00F506F5"/>
    <w:rsid w:val="00F51795"/>
    <w:rsid w:val="00F521E0"/>
    <w:rsid w:val="00F53630"/>
    <w:rsid w:val="00F53B0A"/>
    <w:rsid w:val="00F600C1"/>
    <w:rsid w:val="00F618FB"/>
    <w:rsid w:val="00F66B0D"/>
    <w:rsid w:val="00F66D1C"/>
    <w:rsid w:val="00F702F3"/>
    <w:rsid w:val="00F732B8"/>
    <w:rsid w:val="00F74545"/>
    <w:rsid w:val="00F77FA3"/>
    <w:rsid w:val="00F81943"/>
    <w:rsid w:val="00F81CA8"/>
    <w:rsid w:val="00F8387B"/>
    <w:rsid w:val="00F86C07"/>
    <w:rsid w:val="00F91E2F"/>
    <w:rsid w:val="00F939A6"/>
    <w:rsid w:val="00F9712C"/>
    <w:rsid w:val="00FA1F1B"/>
    <w:rsid w:val="00FB05AC"/>
    <w:rsid w:val="00FC1B20"/>
    <w:rsid w:val="00FC7852"/>
    <w:rsid w:val="00FD5764"/>
    <w:rsid w:val="00FD5ED4"/>
    <w:rsid w:val="00FD7BEF"/>
    <w:rsid w:val="00FE03B0"/>
    <w:rsid w:val="00FE0A0A"/>
    <w:rsid w:val="00FE113D"/>
    <w:rsid w:val="00FE2375"/>
    <w:rsid w:val="00FE50E8"/>
    <w:rsid w:val="00FF15F3"/>
    <w:rsid w:val="00FF1737"/>
    <w:rsid w:val="00FF5854"/>
    <w:rsid w:val="00FF75E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E0D52"/>
  <w15:chartTrackingRefBased/>
  <w15:docId w15:val="{554955EF-ACB4-401C-95E6-8EEE7603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F4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F4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F4ED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F4ED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F4ED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F4E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F4E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F4E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F4ED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F4ED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F4ED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F4ED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F4ED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F4ED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F4ED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F4ED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F4ED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F4ED2"/>
    <w:rPr>
      <w:rFonts w:eastAsiaTheme="majorEastAsia" w:cstheme="majorBidi"/>
      <w:color w:val="272727" w:themeColor="text1" w:themeTint="D8"/>
    </w:rPr>
  </w:style>
  <w:style w:type="paragraph" w:styleId="Ttulo">
    <w:name w:val="Title"/>
    <w:basedOn w:val="Normal"/>
    <w:next w:val="Normal"/>
    <w:link w:val="TtuloChar"/>
    <w:uiPriority w:val="10"/>
    <w:qFormat/>
    <w:rsid w:val="003F4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F4E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F4ED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F4ED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F4ED2"/>
    <w:pPr>
      <w:spacing w:before="160"/>
      <w:jc w:val="center"/>
    </w:pPr>
    <w:rPr>
      <w:i/>
      <w:iCs/>
      <w:color w:val="404040" w:themeColor="text1" w:themeTint="BF"/>
    </w:rPr>
  </w:style>
  <w:style w:type="character" w:customStyle="1" w:styleId="CitaoChar">
    <w:name w:val="Citação Char"/>
    <w:basedOn w:val="Fontepargpadro"/>
    <w:link w:val="Citao"/>
    <w:uiPriority w:val="29"/>
    <w:rsid w:val="003F4ED2"/>
    <w:rPr>
      <w:i/>
      <w:iCs/>
      <w:color w:val="404040" w:themeColor="text1" w:themeTint="BF"/>
    </w:rPr>
  </w:style>
  <w:style w:type="paragraph" w:styleId="PargrafodaLista">
    <w:name w:val="List Paragraph"/>
    <w:basedOn w:val="Normal"/>
    <w:uiPriority w:val="34"/>
    <w:qFormat/>
    <w:rsid w:val="003F4ED2"/>
    <w:pPr>
      <w:ind w:left="720"/>
      <w:contextualSpacing/>
    </w:pPr>
  </w:style>
  <w:style w:type="character" w:styleId="nfaseIntensa">
    <w:name w:val="Intense Emphasis"/>
    <w:basedOn w:val="Fontepargpadro"/>
    <w:uiPriority w:val="21"/>
    <w:qFormat/>
    <w:rsid w:val="003F4ED2"/>
    <w:rPr>
      <w:i/>
      <w:iCs/>
      <w:color w:val="2F5496" w:themeColor="accent1" w:themeShade="BF"/>
    </w:rPr>
  </w:style>
  <w:style w:type="paragraph" w:styleId="CitaoIntensa">
    <w:name w:val="Intense Quote"/>
    <w:basedOn w:val="Normal"/>
    <w:next w:val="Normal"/>
    <w:link w:val="CitaoIntensaChar"/>
    <w:uiPriority w:val="30"/>
    <w:qFormat/>
    <w:rsid w:val="003F4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F4ED2"/>
    <w:rPr>
      <w:i/>
      <w:iCs/>
      <w:color w:val="2F5496" w:themeColor="accent1" w:themeShade="BF"/>
    </w:rPr>
  </w:style>
  <w:style w:type="character" w:styleId="RefernciaIntensa">
    <w:name w:val="Intense Reference"/>
    <w:basedOn w:val="Fontepargpadro"/>
    <w:uiPriority w:val="32"/>
    <w:qFormat/>
    <w:rsid w:val="003F4ED2"/>
    <w:rPr>
      <w:b/>
      <w:bCs/>
      <w:smallCaps/>
      <w:color w:val="2F5496" w:themeColor="accent1" w:themeShade="BF"/>
      <w:spacing w:val="5"/>
    </w:rPr>
  </w:style>
  <w:style w:type="paragraph" w:styleId="Pr-formataoHTML">
    <w:name w:val="HTML Preformatted"/>
    <w:basedOn w:val="Normal"/>
    <w:link w:val="Pr-formataoHTMLChar"/>
    <w:uiPriority w:val="99"/>
    <w:unhideWhenUsed/>
    <w:rsid w:val="00D92B98"/>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rsid w:val="00D92B98"/>
    <w:rPr>
      <w:rFonts w:ascii="Consolas" w:hAnsi="Consolas"/>
      <w:sz w:val="20"/>
      <w:szCs w:val="20"/>
    </w:rPr>
  </w:style>
  <w:style w:type="paragraph" w:styleId="Cabealho">
    <w:name w:val="header"/>
    <w:basedOn w:val="Normal"/>
    <w:link w:val="CabealhoChar"/>
    <w:uiPriority w:val="99"/>
    <w:unhideWhenUsed/>
    <w:rsid w:val="008C792C"/>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8C792C"/>
  </w:style>
  <w:style w:type="paragraph" w:styleId="Rodap">
    <w:name w:val="footer"/>
    <w:basedOn w:val="Normal"/>
    <w:link w:val="RodapChar"/>
    <w:uiPriority w:val="99"/>
    <w:unhideWhenUsed/>
    <w:rsid w:val="008C792C"/>
    <w:pPr>
      <w:tabs>
        <w:tab w:val="center" w:pos="4513"/>
        <w:tab w:val="right" w:pos="9026"/>
      </w:tabs>
      <w:spacing w:after="0" w:line="240" w:lineRule="auto"/>
    </w:pPr>
  </w:style>
  <w:style w:type="character" w:customStyle="1" w:styleId="RodapChar">
    <w:name w:val="Rodapé Char"/>
    <w:basedOn w:val="Fontepargpadro"/>
    <w:link w:val="Rodap"/>
    <w:uiPriority w:val="99"/>
    <w:rsid w:val="008C792C"/>
  </w:style>
  <w:style w:type="paragraph" w:customStyle="1" w:styleId="xmsonormal">
    <w:name w:val="x_msonormal"/>
    <w:basedOn w:val="Normal"/>
    <w:rsid w:val="00F53630"/>
    <w:pPr>
      <w:spacing w:after="0" w:line="240" w:lineRule="auto"/>
    </w:pPr>
    <w:rPr>
      <w:rFonts w:ascii="Calibri" w:hAnsi="Calibri" w:cs="Calibri"/>
      <w:lang w:val="en-GB" w:eastAsia="en-GB"/>
      <w14:ligatures w14:val="none"/>
    </w:rPr>
  </w:style>
  <w:style w:type="character" w:styleId="Hyperlink">
    <w:name w:val="Hyperlink"/>
    <w:basedOn w:val="Fontepargpadro"/>
    <w:uiPriority w:val="99"/>
    <w:unhideWhenUsed/>
    <w:rsid w:val="00F53630"/>
    <w:rPr>
      <w:color w:val="0563C1" w:themeColor="hyperlink"/>
      <w:u w:val="single"/>
    </w:rPr>
  </w:style>
  <w:style w:type="character" w:styleId="MenoPendente">
    <w:name w:val="Unresolved Mention"/>
    <w:basedOn w:val="Fontepargpadro"/>
    <w:uiPriority w:val="99"/>
    <w:semiHidden/>
    <w:unhideWhenUsed/>
    <w:rsid w:val="00F53630"/>
    <w:rPr>
      <w:color w:val="605E5C"/>
      <w:shd w:val="clear" w:color="auto" w:fill="E1DFDD"/>
    </w:rPr>
  </w:style>
  <w:style w:type="character" w:styleId="HiperlinkVisitado">
    <w:name w:val="FollowedHyperlink"/>
    <w:basedOn w:val="Fontepargpadro"/>
    <w:uiPriority w:val="99"/>
    <w:semiHidden/>
    <w:unhideWhenUsed/>
    <w:rsid w:val="000C1364"/>
    <w:rPr>
      <w:color w:val="954F72" w:themeColor="followedHyperlink"/>
      <w:u w:val="single"/>
    </w:rPr>
  </w:style>
  <w:style w:type="character" w:styleId="Refdecomentrio">
    <w:name w:val="annotation reference"/>
    <w:basedOn w:val="Fontepargpadro"/>
    <w:uiPriority w:val="99"/>
    <w:semiHidden/>
    <w:unhideWhenUsed/>
    <w:rsid w:val="0015733C"/>
    <w:rPr>
      <w:sz w:val="16"/>
      <w:szCs w:val="16"/>
    </w:rPr>
  </w:style>
  <w:style w:type="paragraph" w:styleId="Textodecomentrio">
    <w:name w:val="annotation text"/>
    <w:basedOn w:val="Normal"/>
    <w:link w:val="TextodecomentrioChar"/>
    <w:uiPriority w:val="99"/>
    <w:unhideWhenUsed/>
    <w:rsid w:val="0015733C"/>
    <w:pPr>
      <w:spacing w:line="240" w:lineRule="auto"/>
    </w:pPr>
    <w:rPr>
      <w:sz w:val="20"/>
      <w:szCs w:val="20"/>
    </w:rPr>
  </w:style>
  <w:style w:type="character" w:customStyle="1" w:styleId="TextodecomentrioChar">
    <w:name w:val="Texto de comentário Char"/>
    <w:basedOn w:val="Fontepargpadro"/>
    <w:link w:val="Textodecomentrio"/>
    <w:uiPriority w:val="99"/>
    <w:rsid w:val="0015733C"/>
    <w:rPr>
      <w:sz w:val="20"/>
      <w:szCs w:val="20"/>
    </w:rPr>
  </w:style>
  <w:style w:type="paragraph" w:styleId="Assuntodocomentrio">
    <w:name w:val="annotation subject"/>
    <w:basedOn w:val="Textodecomentrio"/>
    <w:next w:val="Textodecomentrio"/>
    <w:link w:val="AssuntodocomentrioChar"/>
    <w:uiPriority w:val="99"/>
    <w:semiHidden/>
    <w:unhideWhenUsed/>
    <w:rsid w:val="0015733C"/>
    <w:rPr>
      <w:b/>
      <w:bCs/>
    </w:rPr>
  </w:style>
  <w:style w:type="character" w:customStyle="1" w:styleId="AssuntodocomentrioChar">
    <w:name w:val="Assunto do comentário Char"/>
    <w:basedOn w:val="TextodecomentrioChar"/>
    <w:link w:val="Assuntodocomentrio"/>
    <w:uiPriority w:val="99"/>
    <w:semiHidden/>
    <w:rsid w:val="0015733C"/>
    <w:rPr>
      <w:b/>
      <w:bCs/>
      <w:sz w:val="20"/>
      <w:szCs w:val="20"/>
    </w:rPr>
  </w:style>
  <w:style w:type="paragraph" w:styleId="Reviso">
    <w:name w:val="Revision"/>
    <w:hidden/>
    <w:uiPriority w:val="99"/>
    <w:semiHidden/>
    <w:rsid w:val="00D07ADF"/>
    <w:pPr>
      <w:spacing w:after="0" w:line="240" w:lineRule="auto"/>
    </w:pPr>
  </w:style>
  <w:style w:type="character" w:styleId="TextodoEspaoReservado">
    <w:name w:val="Placeholder Text"/>
    <w:basedOn w:val="Fontepargpadro"/>
    <w:uiPriority w:val="99"/>
    <w:semiHidden/>
    <w:rsid w:val="005B7C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8039">
      <w:bodyDiv w:val="1"/>
      <w:marLeft w:val="0"/>
      <w:marRight w:val="0"/>
      <w:marTop w:val="0"/>
      <w:marBottom w:val="0"/>
      <w:divBdr>
        <w:top w:val="none" w:sz="0" w:space="0" w:color="auto"/>
        <w:left w:val="none" w:sz="0" w:space="0" w:color="auto"/>
        <w:bottom w:val="none" w:sz="0" w:space="0" w:color="auto"/>
        <w:right w:val="none" w:sz="0" w:space="0" w:color="auto"/>
      </w:divBdr>
    </w:div>
    <w:div w:id="35127898">
      <w:bodyDiv w:val="1"/>
      <w:marLeft w:val="0"/>
      <w:marRight w:val="0"/>
      <w:marTop w:val="0"/>
      <w:marBottom w:val="0"/>
      <w:divBdr>
        <w:top w:val="none" w:sz="0" w:space="0" w:color="auto"/>
        <w:left w:val="none" w:sz="0" w:space="0" w:color="auto"/>
        <w:bottom w:val="none" w:sz="0" w:space="0" w:color="auto"/>
        <w:right w:val="none" w:sz="0" w:space="0" w:color="auto"/>
      </w:divBdr>
    </w:div>
    <w:div w:id="128255688">
      <w:bodyDiv w:val="1"/>
      <w:marLeft w:val="0"/>
      <w:marRight w:val="0"/>
      <w:marTop w:val="0"/>
      <w:marBottom w:val="0"/>
      <w:divBdr>
        <w:top w:val="none" w:sz="0" w:space="0" w:color="auto"/>
        <w:left w:val="none" w:sz="0" w:space="0" w:color="auto"/>
        <w:bottom w:val="none" w:sz="0" w:space="0" w:color="auto"/>
        <w:right w:val="none" w:sz="0" w:space="0" w:color="auto"/>
      </w:divBdr>
    </w:div>
    <w:div w:id="162547502">
      <w:bodyDiv w:val="1"/>
      <w:marLeft w:val="0"/>
      <w:marRight w:val="0"/>
      <w:marTop w:val="0"/>
      <w:marBottom w:val="0"/>
      <w:divBdr>
        <w:top w:val="none" w:sz="0" w:space="0" w:color="auto"/>
        <w:left w:val="none" w:sz="0" w:space="0" w:color="auto"/>
        <w:bottom w:val="none" w:sz="0" w:space="0" w:color="auto"/>
        <w:right w:val="none" w:sz="0" w:space="0" w:color="auto"/>
      </w:divBdr>
    </w:div>
    <w:div w:id="268195559">
      <w:bodyDiv w:val="1"/>
      <w:marLeft w:val="0"/>
      <w:marRight w:val="0"/>
      <w:marTop w:val="0"/>
      <w:marBottom w:val="0"/>
      <w:divBdr>
        <w:top w:val="none" w:sz="0" w:space="0" w:color="auto"/>
        <w:left w:val="none" w:sz="0" w:space="0" w:color="auto"/>
        <w:bottom w:val="none" w:sz="0" w:space="0" w:color="auto"/>
        <w:right w:val="none" w:sz="0" w:space="0" w:color="auto"/>
      </w:divBdr>
    </w:div>
    <w:div w:id="352653959">
      <w:bodyDiv w:val="1"/>
      <w:marLeft w:val="0"/>
      <w:marRight w:val="0"/>
      <w:marTop w:val="0"/>
      <w:marBottom w:val="0"/>
      <w:divBdr>
        <w:top w:val="none" w:sz="0" w:space="0" w:color="auto"/>
        <w:left w:val="none" w:sz="0" w:space="0" w:color="auto"/>
        <w:bottom w:val="none" w:sz="0" w:space="0" w:color="auto"/>
        <w:right w:val="none" w:sz="0" w:space="0" w:color="auto"/>
      </w:divBdr>
    </w:div>
    <w:div w:id="395393483">
      <w:bodyDiv w:val="1"/>
      <w:marLeft w:val="0"/>
      <w:marRight w:val="0"/>
      <w:marTop w:val="0"/>
      <w:marBottom w:val="0"/>
      <w:divBdr>
        <w:top w:val="none" w:sz="0" w:space="0" w:color="auto"/>
        <w:left w:val="none" w:sz="0" w:space="0" w:color="auto"/>
        <w:bottom w:val="none" w:sz="0" w:space="0" w:color="auto"/>
        <w:right w:val="none" w:sz="0" w:space="0" w:color="auto"/>
      </w:divBdr>
    </w:div>
    <w:div w:id="411122641">
      <w:bodyDiv w:val="1"/>
      <w:marLeft w:val="0"/>
      <w:marRight w:val="0"/>
      <w:marTop w:val="0"/>
      <w:marBottom w:val="0"/>
      <w:divBdr>
        <w:top w:val="none" w:sz="0" w:space="0" w:color="auto"/>
        <w:left w:val="none" w:sz="0" w:space="0" w:color="auto"/>
        <w:bottom w:val="none" w:sz="0" w:space="0" w:color="auto"/>
        <w:right w:val="none" w:sz="0" w:space="0" w:color="auto"/>
      </w:divBdr>
    </w:div>
    <w:div w:id="420758951">
      <w:bodyDiv w:val="1"/>
      <w:marLeft w:val="0"/>
      <w:marRight w:val="0"/>
      <w:marTop w:val="0"/>
      <w:marBottom w:val="0"/>
      <w:divBdr>
        <w:top w:val="none" w:sz="0" w:space="0" w:color="auto"/>
        <w:left w:val="none" w:sz="0" w:space="0" w:color="auto"/>
        <w:bottom w:val="none" w:sz="0" w:space="0" w:color="auto"/>
        <w:right w:val="none" w:sz="0" w:space="0" w:color="auto"/>
      </w:divBdr>
    </w:div>
    <w:div w:id="527721741">
      <w:bodyDiv w:val="1"/>
      <w:marLeft w:val="0"/>
      <w:marRight w:val="0"/>
      <w:marTop w:val="0"/>
      <w:marBottom w:val="0"/>
      <w:divBdr>
        <w:top w:val="none" w:sz="0" w:space="0" w:color="auto"/>
        <w:left w:val="none" w:sz="0" w:space="0" w:color="auto"/>
        <w:bottom w:val="none" w:sz="0" w:space="0" w:color="auto"/>
        <w:right w:val="none" w:sz="0" w:space="0" w:color="auto"/>
      </w:divBdr>
    </w:div>
    <w:div w:id="582571269">
      <w:bodyDiv w:val="1"/>
      <w:marLeft w:val="0"/>
      <w:marRight w:val="0"/>
      <w:marTop w:val="0"/>
      <w:marBottom w:val="0"/>
      <w:divBdr>
        <w:top w:val="none" w:sz="0" w:space="0" w:color="auto"/>
        <w:left w:val="none" w:sz="0" w:space="0" w:color="auto"/>
        <w:bottom w:val="none" w:sz="0" w:space="0" w:color="auto"/>
        <w:right w:val="none" w:sz="0" w:space="0" w:color="auto"/>
      </w:divBdr>
    </w:div>
    <w:div w:id="642542866">
      <w:bodyDiv w:val="1"/>
      <w:marLeft w:val="0"/>
      <w:marRight w:val="0"/>
      <w:marTop w:val="0"/>
      <w:marBottom w:val="0"/>
      <w:divBdr>
        <w:top w:val="none" w:sz="0" w:space="0" w:color="auto"/>
        <w:left w:val="none" w:sz="0" w:space="0" w:color="auto"/>
        <w:bottom w:val="none" w:sz="0" w:space="0" w:color="auto"/>
        <w:right w:val="none" w:sz="0" w:space="0" w:color="auto"/>
      </w:divBdr>
    </w:div>
    <w:div w:id="732311671">
      <w:bodyDiv w:val="1"/>
      <w:marLeft w:val="0"/>
      <w:marRight w:val="0"/>
      <w:marTop w:val="0"/>
      <w:marBottom w:val="0"/>
      <w:divBdr>
        <w:top w:val="none" w:sz="0" w:space="0" w:color="auto"/>
        <w:left w:val="none" w:sz="0" w:space="0" w:color="auto"/>
        <w:bottom w:val="none" w:sz="0" w:space="0" w:color="auto"/>
        <w:right w:val="none" w:sz="0" w:space="0" w:color="auto"/>
      </w:divBdr>
    </w:div>
    <w:div w:id="792749067">
      <w:bodyDiv w:val="1"/>
      <w:marLeft w:val="0"/>
      <w:marRight w:val="0"/>
      <w:marTop w:val="0"/>
      <w:marBottom w:val="0"/>
      <w:divBdr>
        <w:top w:val="none" w:sz="0" w:space="0" w:color="auto"/>
        <w:left w:val="none" w:sz="0" w:space="0" w:color="auto"/>
        <w:bottom w:val="none" w:sz="0" w:space="0" w:color="auto"/>
        <w:right w:val="none" w:sz="0" w:space="0" w:color="auto"/>
      </w:divBdr>
    </w:div>
    <w:div w:id="847409013">
      <w:bodyDiv w:val="1"/>
      <w:marLeft w:val="0"/>
      <w:marRight w:val="0"/>
      <w:marTop w:val="0"/>
      <w:marBottom w:val="0"/>
      <w:divBdr>
        <w:top w:val="none" w:sz="0" w:space="0" w:color="auto"/>
        <w:left w:val="none" w:sz="0" w:space="0" w:color="auto"/>
        <w:bottom w:val="none" w:sz="0" w:space="0" w:color="auto"/>
        <w:right w:val="none" w:sz="0" w:space="0" w:color="auto"/>
      </w:divBdr>
    </w:div>
    <w:div w:id="880552211">
      <w:bodyDiv w:val="1"/>
      <w:marLeft w:val="0"/>
      <w:marRight w:val="0"/>
      <w:marTop w:val="0"/>
      <w:marBottom w:val="0"/>
      <w:divBdr>
        <w:top w:val="none" w:sz="0" w:space="0" w:color="auto"/>
        <w:left w:val="none" w:sz="0" w:space="0" w:color="auto"/>
        <w:bottom w:val="none" w:sz="0" w:space="0" w:color="auto"/>
        <w:right w:val="none" w:sz="0" w:space="0" w:color="auto"/>
      </w:divBdr>
    </w:div>
    <w:div w:id="919410373">
      <w:bodyDiv w:val="1"/>
      <w:marLeft w:val="0"/>
      <w:marRight w:val="0"/>
      <w:marTop w:val="0"/>
      <w:marBottom w:val="0"/>
      <w:divBdr>
        <w:top w:val="none" w:sz="0" w:space="0" w:color="auto"/>
        <w:left w:val="none" w:sz="0" w:space="0" w:color="auto"/>
        <w:bottom w:val="none" w:sz="0" w:space="0" w:color="auto"/>
        <w:right w:val="none" w:sz="0" w:space="0" w:color="auto"/>
      </w:divBdr>
    </w:div>
    <w:div w:id="925262445">
      <w:bodyDiv w:val="1"/>
      <w:marLeft w:val="0"/>
      <w:marRight w:val="0"/>
      <w:marTop w:val="0"/>
      <w:marBottom w:val="0"/>
      <w:divBdr>
        <w:top w:val="none" w:sz="0" w:space="0" w:color="auto"/>
        <w:left w:val="none" w:sz="0" w:space="0" w:color="auto"/>
        <w:bottom w:val="none" w:sz="0" w:space="0" w:color="auto"/>
        <w:right w:val="none" w:sz="0" w:space="0" w:color="auto"/>
      </w:divBdr>
      <w:divsChild>
        <w:div w:id="409884512">
          <w:marLeft w:val="0"/>
          <w:marRight w:val="0"/>
          <w:marTop w:val="48"/>
          <w:marBottom w:val="48"/>
          <w:divBdr>
            <w:top w:val="none" w:sz="0" w:space="0" w:color="auto"/>
            <w:left w:val="none" w:sz="0" w:space="0" w:color="auto"/>
            <w:bottom w:val="none" w:sz="0" w:space="0" w:color="auto"/>
            <w:right w:val="none" w:sz="0" w:space="0" w:color="auto"/>
          </w:divBdr>
        </w:div>
        <w:div w:id="221912671">
          <w:marLeft w:val="0"/>
          <w:marRight w:val="0"/>
          <w:marTop w:val="48"/>
          <w:marBottom w:val="48"/>
          <w:divBdr>
            <w:top w:val="none" w:sz="0" w:space="0" w:color="auto"/>
            <w:left w:val="none" w:sz="0" w:space="0" w:color="auto"/>
            <w:bottom w:val="none" w:sz="0" w:space="0" w:color="auto"/>
            <w:right w:val="none" w:sz="0" w:space="0" w:color="auto"/>
          </w:divBdr>
        </w:div>
      </w:divsChild>
    </w:div>
    <w:div w:id="940994532">
      <w:bodyDiv w:val="1"/>
      <w:marLeft w:val="0"/>
      <w:marRight w:val="0"/>
      <w:marTop w:val="0"/>
      <w:marBottom w:val="0"/>
      <w:divBdr>
        <w:top w:val="none" w:sz="0" w:space="0" w:color="auto"/>
        <w:left w:val="none" w:sz="0" w:space="0" w:color="auto"/>
        <w:bottom w:val="none" w:sz="0" w:space="0" w:color="auto"/>
        <w:right w:val="none" w:sz="0" w:space="0" w:color="auto"/>
      </w:divBdr>
    </w:div>
    <w:div w:id="957443416">
      <w:bodyDiv w:val="1"/>
      <w:marLeft w:val="0"/>
      <w:marRight w:val="0"/>
      <w:marTop w:val="0"/>
      <w:marBottom w:val="0"/>
      <w:divBdr>
        <w:top w:val="none" w:sz="0" w:space="0" w:color="auto"/>
        <w:left w:val="none" w:sz="0" w:space="0" w:color="auto"/>
        <w:bottom w:val="none" w:sz="0" w:space="0" w:color="auto"/>
        <w:right w:val="none" w:sz="0" w:space="0" w:color="auto"/>
      </w:divBdr>
    </w:div>
    <w:div w:id="1055423985">
      <w:bodyDiv w:val="1"/>
      <w:marLeft w:val="0"/>
      <w:marRight w:val="0"/>
      <w:marTop w:val="0"/>
      <w:marBottom w:val="0"/>
      <w:divBdr>
        <w:top w:val="none" w:sz="0" w:space="0" w:color="auto"/>
        <w:left w:val="none" w:sz="0" w:space="0" w:color="auto"/>
        <w:bottom w:val="none" w:sz="0" w:space="0" w:color="auto"/>
        <w:right w:val="none" w:sz="0" w:space="0" w:color="auto"/>
      </w:divBdr>
    </w:div>
    <w:div w:id="1112015589">
      <w:bodyDiv w:val="1"/>
      <w:marLeft w:val="0"/>
      <w:marRight w:val="0"/>
      <w:marTop w:val="0"/>
      <w:marBottom w:val="0"/>
      <w:divBdr>
        <w:top w:val="none" w:sz="0" w:space="0" w:color="auto"/>
        <w:left w:val="none" w:sz="0" w:space="0" w:color="auto"/>
        <w:bottom w:val="none" w:sz="0" w:space="0" w:color="auto"/>
        <w:right w:val="none" w:sz="0" w:space="0" w:color="auto"/>
      </w:divBdr>
    </w:div>
    <w:div w:id="1186286846">
      <w:bodyDiv w:val="1"/>
      <w:marLeft w:val="0"/>
      <w:marRight w:val="0"/>
      <w:marTop w:val="0"/>
      <w:marBottom w:val="0"/>
      <w:divBdr>
        <w:top w:val="none" w:sz="0" w:space="0" w:color="auto"/>
        <w:left w:val="none" w:sz="0" w:space="0" w:color="auto"/>
        <w:bottom w:val="none" w:sz="0" w:space="0" w:color="auto"/>
        <w:right w:val="none" w:sz="0" w:space="0" w:color="auto"/>
      </w:divBdr>
    </w:div>
    <w:div w:id="1266230668">
      <w:bodyDiv w:val="1"/>
      <w:marLeft w:val="0"/>
      <w:marRight w:val="0"/>
      <w:marTop w:val="0"/>
      <w:marBottom w:val="0"/>
      <w:divBdr>
        <w:top w:val="none" w:sz="0" w:space="0" w:color="auto"/>
        <w:left w:val="none" w:sz="0" w:space="0" w:color="auto"/>
        <w:bottom w:val="none" w:sz="0" w:space="0" w:color="auto"/>
        <w:right w:val="none" w:sz="0" w:space="0" w:color="auto"/>
      </w:divBdr>
    </w:div>
    <w:div w:id="1342898659">
      <w:bodyDiv w:val="1"/>
      <w:marLeft w:val="0"/>
      <w:marRight w:val="0"/>
      <w:marTop w:val="0"/>
      <w:marBottom w:val="0"/>
      <w:divBdr>
        <w:top w:val="none" w:sz="0" w:space="0" w:color="auto"/>
        <w:left w:val="none" w:sz="0" w:space="0" w:color="auto"/>
        <w:bottom w:val="none" w:sz="0" w:space="0" w:color="auto"/>
        <w:right w:val="none" w:sz="0" w:space="0" w:color="auto"/>
      </w:divBdr>
    </w:div>
    <w:div w:id="1347828272">
      <w:bodyDiv w:val="1"/>
      <w:marLeft w:val="0"/>
      <w:marRight w:val="0"/>
      <w:marTop w:val="0"/>
      <w:marBottom w:val="0"/>
      <w:divBdr>
        <w:top w:val="none" w:sz="0" w:space="0" w:color="auto"/>
        <w:left w:val="none" w:sz="0" w:space="0" w:color="auto"/>
        <w:bottom w:val="none" w:sz="0" w:space="0" w:color="auto"/>
        <w:right w:val="none" w:sz="0" w:space="0" w:color="auto"/>
      </w:divBdr>
    </w:div>
    <w:div w:id="1390764113">
      <w:bodyDiv w:val="1"/>
      <w:marLeft w:val="0"/>
      <w:marRight w:val="0"/>
      <w:marTop w:val="0"/>
      <w:marBottom w:val="0"/>
      <w:divBdr>
        <w:top w:val="none" w:sz="0" w:space="0" w:color="auto"/>
        <w:left w:val="none" w:sz="0" w:space="0" w:color="auto"/>
        <w:bottom w:val="none" w:sz="0" w:space="0" w:color="auto"/>
        <w:right w:val="none" w:sz="0" w:space="0" w:color="auto"/>
      </w:divBdr>
    </w:div>
    <w:div w:id="1422677841">
      <w:bodyDiv w:val="1"/>
      <w:marLeft w:val="0"/>
      <w:marRight w:val="0"/>
      <w:marTop w:val="0"/>
      <w:marBottom w:val="0"/>
      <w:divBdr>
        <w:top w:val="none" w:sz="0" w:space="0" w:color="auto"/>
        <w:left w:val="none" w:sz="0" w:space="0" w:color="auto"/>
        <w:bottom w:val="none" w:sz="0" w:space="0" w:color="auto"/>
        <w:right w:val="none" w:sz="0" w:space="0" w:color="auto"/>
      </w:divBdr>
    </w:div>
    <w:div w:id="1501696849">
      <w:bodyDiv w:val="1"/>
      <w:marLeft w:val="0"/>
      <w:marRight w:val="0"/>
      <w:marTop w:val="0"/>
      <w:marBottom w:val="0"/>
      <w:divBdr>
        <w:top w:val="none" w:sz="0" w:space="0" w:color="auto"/>
        <w:left w:val="none" w:sz="0" w:space="0" w:color="auto"/>
        <w:bottom w:val="none" w:sz="0" w:space="0" w:color="auto"/>
        <w:right w:val="none" w:sz="0" w:space="0" w:color="auto"/>
      </w:divBdr>
    </w:div>
    <w:div w:id="1502819787">
      <w:bodyDiv w:val="1"/>
      <w:marLeft w:val="0"/>
      <w:marRight w:val="0"/>
      <w:marTop w:val="0"/>
      <w:marBottom w:val="0"/>
      <w:divBdr>
        <w:top w:val="none" w:sz="0" w:space="0" w:color="auto"/>
        <w:left w:val="none" w:sz="0" w:space="0" w:color="auto"/>
        <w:bottom w:val="none" w:sz="0" w:space="0" w:color="auto"/>
        <w:right w:val="none" w:sz="0" w:space="0" w:color="auto"/>
      </w:divBdr>
      <w:divsChild>
        <w:div w:id="1785231256">
          <w:marLeft w:val="0"/>
          <w:marRight w:val="0"/>
          <w:marTop w:val="48"/>
          <w:marBottom w:val="48"/>
          <w:divBdr>
            <w:top w:val="none" w:sz="0" w:space="0" w:color="auto"/>
            <w:left w:val="none" w:sz="0" w:space="0" w:color="auto"/>
            <w:bottom w:val="none" w:sz="0" w:space="0" w:color="auto"/>
            <w:right w:val="none" w:sz="0" w:space="0" w:color="auto"/>
          </w:divBdr>
        </w:div>
        <w:div w:id="942373632">
          <w:marLeft w:val="0"/>
          <w:marRight w:val="0"/>
          <w:marTop w:val="48"/>
          <w:marBottom w:val="48"/>
          <w:divBdr>
            <w:top w:val="none" w:sz="0" w:space="0" w:color="auto"/>
            <w:left w:val="none" w:sz="0" w:space="0" w:color="auto"/>
            <w:bottom w:val="none" w:sz="0" w:space="0" w:color="auto"/>
            <w:right w:val="none" w:sz="0" w:space="0" w:color="auto"/>
          </w:divBdr>
        </w:div>
      </w:divsChild>
    </w:div>
    <w:div w:id="1543859837">
      <w:bodyDiv w:val="1"/>
      <w:marLeft w:val="0"/>
      <w:marRight w:val="0"/>
      <w:marTop w:val="0"/>
      <w:marBottom w:val="0"/>
      <w:divBdr>
        <w:top w:val="none" w:sz="0" w:space="0" w:color="auto"/>
        <w:left w:val="none" w:sz="0" w:space="0" w:color="auto"/>
        <w:bottom w:val="none" w:sz="0" w:space="0" w:color="auto"/>
        <w:right w:val="none" w:sz="0" w:space="0" w:color="auto"/>
      </w:divBdr>
    </w:div>
    <w:div w:id="1549292243">
      <w:bodyDiv w:val="1"/>
      <w:marLeft w:val="0"/>
      <w:marRight w:val="0"/>
      <w:marTop w:val="0"/>
      <w:marBottom w:val="0"/>
      <w:divBdr>
        <w:top w:val="none" w:sz="0" w:space="0" w:color="auto"/>
        <w:left w:val="none" w:sz="0" w:space="0" w:color="auto"/>
        <w:bottom w:val="none" w:sz="0" w:space="0" w:color="auto"/>
        <w:right w:val="none" w:sz="0" w:space="0" w:color="auto"/>
      </w:divBdr>
    </w:div>
    <w:div w:id="1602562614">
      <w:bodyDiv w:val="1"/>
      <w:marLeft w:val="0"/>
      <w:marRight w:val="0"/>
      <w:marTop w:val="0"/>
      <w:marBottom w:val="0"/>
      <w:divBdr>
        <w:top w:val="none" w:sz="0" w:space="0" w:color="auto"/>
        <w:left w:val="none" w:sz="0" w:space="0" w:color="auto"/>
        <w:bottom w:val="none" w:sz="0" w:space="0" w:color="auto"/>
        <w:right w:val="none" w:sz="0" w:space="0" w:color="auto"/>
      </w:divBdr>
    </w:div>
    <w:div w:id="1643121679">
      <w:bodyDiv w:val="1"/>
      <w:marLeft w:val="0"/>
      <w:marRight w:val="0"/>
      <w:marTop w:val="0"/>
      <w:marBottom w:val="0"/>
      <w:divBdr>
        <w:top w:val="none" w:sz="0" w:space="0" w:color="auto"/>
        <w:left w:val="none" w:sz="0" w:space="0" w:color="auto"/>
        <w:bottom w:val="none" w:sz="0" w:space="0" w:color="auto"/>
        <w:right w:val="none" w:sz="0" w:space="0" w:color="auto"/>
      </w:divBdr>
    </w:div>
    <w:div w:id="1723598149">
      <w:bodyDiv w:val="1"/>
      <w:marLeft w:val="0"/>
      <w:marRight w:val="0"/>
      <w:marTop w:val="0"/>
      <w:marBottom w:val="0"/>
      <w:divBdr>
        <w:top w:val="none" w:sz="0" w:space="0" w:color="auto"/>
        <w:left w:val="none" w:sz="0" w:space="0" w:color="auto"/>
        <w:bottom w:val="none" w:sz="0" w:space="0" w:color="auto"/>
        <w:right w:val="none" w:sz="0" w:space="0" w:color="auto"/>
      </w:divBdr>
    </w:div>
    <w:div w:id="1741437891">
      <w:bodyDiv w:val="1"/>
      <w:marLeft w:val="0"/>
      <w:marRight w:val="0"/>
      <w:marTop w:val="0"/>
      <w:marBottom w:val="0"/>
      <w:divBdr>
        <w:top w:val="none" w:sz="0" w:space="0" w:color="auto"/>
        <w:left w:val="none" w:sz="0" w:space="0" w:color="auto"/>
        <w:bottom w:val="none" w:sz="0" w:space="0" w:color="auto"/>
        <w:right w:val="none" w:sz="0" w:space="0" w:color="auto"/>
      </w:divBdr>
    </w:div>
    <w:div w:id="1775511942">
      <w:bodyDiv w:val="1"/>
      <w:marLeft w:val="0"/>
      <w:marRight w:val="0"/>
      <w:marTop w:val="0"/>
      <w:marBottom w:val="0"/>
      <w:divBdr>
        <w:top w:val="none" w:sz="0" w:space="0" w:color="auto"/>
        <w:left w:val="none" w:sz="0" w:space="0" w:color="auto"/>
        <w:bottom w:val="none" w:sz="0" w:space="0" w:color="auto"/>
        <w:right w:val="none" w:sz="0" w:space="0" w:color="auto"/>
      </w:divBdr>
    </w:div>
    <w:div w:id="1787307215">
      <w:bodyDiv w:val="1"/>
      <w:marLeft w:val="0"/>
      <w:marRight w:val="0"/>
      <w:marTop w:val="0"/>
      <w:marBottom w:val="0"/>
      <w:divBdr>
        <w:top w:val="none" w:sz="0" w:space="0" w:color="auto"/>
        <w:left w:val="none" w:sz="0" w:space="0" w:color="auto"/>
        <w:bottom w:val="none" w:sz="0" w:space="0" w:color="auto"/>
        <w:right w:val="none" w:sz="0" w:space="0" w:color="auto"/>
      </w:divBdr>
    </w:div>
    <w:div w:id="1826238032">
      <w:bodyDiv w:val="1"/>
      <w:marLeft w:val="0"/>
      <w:marRight w:val="0"/>
      <w:marTop w:val="0"/>
      <w:marBottom w:val="0"/>
      <w:divBdr>
        <w:top w:val="none" w:sz="0" w:space="0" w:color="auto"/>
        <w:left w:val="none" w:sz="0" w:space="0" w:color="auto"/>
        <w:bottom w:val="none" w:sz="0" w:space="0" w:color="auto"/>
        <w:right w:val="none" w:sz="0" w:space="0" w:color="auto"/>
      </w:divBdr>
    </w:div>
    <w:div w:id="1878812360">
      <w:bodyDiv w:val="1"/>
      <w:marLeft w:val="0"/>
      <w:marRight w:val="0"/>
      <w:marTop w:val="0"/>
      <w:marBottom w:val="0"/>
      <w:divBdr>
        <w:top w:val="none" w:sz="0" w:space="0" w:color="auto"/>
        <w:left w:val="none" w:sz="0" w:space="0" w:color="auto"/>
        <w:bottom w:val="none" w:sz="0" w:space="0" w:color="auto"/>
        <w:right w:val="none" w:sz="0" w:space="0" w:color="auto"/>
      </w:divBdr>
    </w:div>
    <w:div w:id="1882130317">
      <w:bodyDiv w:val="1"/>
      <w:marLeft w:val="0"/>
      <w:marRight w:val="0"/>
      <w:marTop w:val="0"/>
      <w:marBottom w:val="0"/>
      <w:divBdr>
        <w:top w:val="none" w:sz="0" w:space="0" w:color="auto"/>
        <w:left w:val="none" w:sz="0" w:space="0" w:color="auto"/>
        <w:bottom w:val="none" w:sz="0" w:space="0" w:color="auto"/>
        <w:right w:val="none" w:sz="0" w:space="0" w:color="auto"/>
      </w:divBdr>
    </w:div>
    <w:div w:id="1919897296">
      <w:bodyDiv w:val="1"/>
      <w:marLeft w:val="0"/>
      <w:marRight w:val="0"/>
      <w:marTop w:val="0"/>
      <w:marBottom w:val="0"/>
      <w:divBdr>
        <w:top w:val="none" w:sz="0" w:space="0" w:color="auto"/>
        <w:left w:val="none" w:sz="0" w:space="0" w:color="auto"/>
        <w:bottom w:val="none" w:sz="0" w:space="0" w:color="auto"/>
        <w:right w:val="none" w:sz="0" w:space="0" w:color="auto"/>
      </w:divBdr>
    </w:div>
    <w:div w:id="1925339386">
      <w:bodyDiv w:val="1"/>
      <w:marLeft w:val="0"/>
      <w:marRight w:val="0"/>
      <w:marTop w:val="0"/>
      <w:marBottom w:val="0"/>
      <w:divBdr>
        <w:top w:val="none" w:sz="0" w:space="0" w:color="auto"/>
        <w:left w:val="none" w:sz="0" w:space="0" w:color="auto"/>
        <w:bottom w:val="none" w:sz="0" w:space="0" w:color="auto"/>
        <w:right w:val="none" w:sz="0" w:space="0" w:color="auto"/>
      </w:divBdr>
    </w:div>
    <w:div w:id="1935285779">
      <w:bodyDiv w:val="1"/>
      <w:marLeft w:val="0"/>
      <w:marRight w:val="0"/>
      <w:marTop w:val="0"/>
      <w:marBottom w:val="0"/>
      <w:divBdr>
        <w:top w:val="none" w:sz="0" w:space="0" w:color="auto"/>
        <w:left w:val="none" w:sz="0" w:space="0" w:color="auto"/>
        <w:bottom w:val="none" w:sz="0" w:space="0" w:color="auto"/>
        <w:right w:val="none" w:sz="0" w:space="0" w:color="auto"/>
      </w:divBdr>
    </w:div>
    <w:div w:id="1980376629">
      <w:bodyDiv w:val="1"/>
      <w:marLeft w:val="0"/>
      <w:marRight w:val="0"/>
      <w:marTop w:val="0"/>
      <w:marBottom w:val="0"/>
      <w:divBdr>
        <w:top w:val="none" w:sz="0" w:space="0" w:color="auto"/>
        <w:left w:val="none" w:sz="0" w:space="0" w:color="auto"/>
        <w:bottom w:val="none" w:sz="0" w:space="0" w:color="auto"/>
        <w:right w:val="none" w:sz="0" w:space="0" w:color="auto"/>
      </w:divBdr>
    </w:div>
    <w:div w:id="2046440066">
      <w:bodyDiv w:val="1"/>
      <w:marLeft w:val="0"/>
      <w:marRight w:val="0"/>
      <w:marTop w:val="0"/>
      <w:marBottom w:val="0"/>
      <w:divBdr>
        <w:top w:val="none" w:sz="0" w:space="0" w:color="auto"/>
        <w:left w:val="none" w:sz="0" w:space="0" w:color="auto"/>
        <w:bottom w:val="none" w:sz="0" w:space="0" w:color="auto"/>
        <w:right w:val="none" w:sz="0" w:space="0" w:color="auto"/>
      </w:divBdr>
    </w:div>
    <w:div w:id="2076972761">
      <w:bodyDiv w:val="1"/>
      <w:marLeft w:val="0"/>
      <w:marRight w:val="0"/>
      <w:marTop w:val="0"/>
      <w:marBottom w:val="0"/>
      <w:divBdr>
        <w:top w:val="none" w:sz="0" w:space="0" w:color="auto"/>
        <w:left w:val="none" w:sz="0" w:space="0" w:color="auto"/>
        <w:bottom w:val="none" w:sz="0" w:space="0" w:color="auto"/>
        <w:right w:val="none" w:sz="0" w:space="0" w:color="auto"/>
      </w:divBdr>
    </w:div>
    <w:div w:id="210996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tiff"/><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6.tiff"/><Relationship Id="rId2" Type="http://schemas.openxmlformats.org/officeDocument/2006/relationships/styles" Target="styles.xml"/><Relationship Id="rId16" Type="http://schemas.openxmlformats.org/officeDocument/2006/relationships/image" Target="media/image5.tiff"/><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journal/ecological-informatics/publish/guide-for-authors" TargetMode="External"/><Relationship Id="rId5" Type="http://schemas.openxmlformats.org/officeDocument/2006/relationships/footnotes" Target="footnotes.xml"/><Relationship Id="rId15" Type="http://schemas.openxmlformats.org/officeDocument/2006/relationships/image" Target="media/image4.tiff"/><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1126</TotalTime>
  <Pages>34</Pages>
  <Words>10546</Words>
  <Characters>56953</Characters>
  <Application>Microsoft Office Word</Application>
  <DocSecurity>0</DocSecurity>
  <Lines>474</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Douglas Paro</dc:creator>
  <cp:keywords/>
  <dc:description/>
  <cp:lastModifiedBy>Alexandre Douglas Paro</cp:lastModifiedBy>
  <cp:revision>151</cp:revision>
  <dcterms:created xsi:type="dcterms:W3CDTF">2025-08-06T11:04:00Z</dcterms:created>
  <dcterms:modified xsi:type="dcterms:W3CDTF">2025-08-22T14:42:00Z</dcterms:modified>
</cp:coreProperties>
</file>